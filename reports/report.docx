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1696F" w14:textId="272B87EF" w:rsidR="00C56781" w:rsidRPr="0050478C" w:rsidRDefault="0050478C" w:rsidP="008D438D">
      <w:pPr>
        <w:pStyle w:val="Title"/>
        <w:framePr w:w="0" w:hSpace="0" w:vSpace="0" w:wrap="auto" w:vAnchor="margin" w:hAnchor="text" w:xAlign="left" w:yAlign="inline"/>
        <w:rPr>
          <w:iCs/>
          <w:szCs w:val="32"/>
        </w:rPr>
      </w:pPr>
      <w:r w:rsidRPr="0050478C">
        <w:rPr>
          <w:szCs w:val="32"/>
        </w:rPr>
        <w:t>Pengembangan Algoritma Watershed untuk Segmentasi Citra Buah Lokal Indonesia</w:t>
      </w:r>
    </w:p>
    <w:p w14:paraId="6CB6B983" w14:textId="77777777" w:rsidR="00C56781" w:rsidRDefault="00C56781" w:rsidP="008D438D"/>
    <w:p w14:paraId="0CEB3D71" w14:textId="5A09AF6E" w:rsidR="00C56781" w:rsidRPr="00DF3859" w:rsidRDefault="51FE083B" w:rsidP="51FE083B">
      <w:pPr>
        <w:pStyle w:val="AuthorName"/>
      </w:pPr>
      <w:r w:rsidRPr="00DF3859">
        <w:t>Muhammad Bintang Bahy</w:t>
      </w:r>
      <w:r w:rsidRPr="00DF3859">
        <w:rPr>
          <w:vertAlign w:val="superscript"/>
        </w:rPr>
        <w:t>1)</w:t>
      </w:r>
      <w:r w:rsidRPr="00DF3859">
        <w:t xml:space="preserve">, Nur </w:t>
      </w:r>
      <w:proofErr w:type="spellStart"/>
      <w:r w:rsidRPr="00DF3859">
        <w:t>Rahmat</w:t>
      </w:r>
      <w:proofErr w:type="spellEnd"/>
      <w:r w:rsidRPr="00DF3859">
        <w:t xml:space="preserve"> </w:t>
      </w:r>
      <w:proofErr w:type="spellStart"/>
      <w:r w:rsidRPr="00DF3859">
        <w:t>Dwi</w:t>
      </w:r>
      <w:proofErr w:type="spellEnd"/>
      <w:r w:rsidRPr="00DF3859">
        <w:t xml:space="preserve"> Riyanto</w:t>
      </w:r>
      <w:r w:rsidRPr="00DF3859">
        <w:rPr>
          <w:vertAlign w:val="superscript"/>
        </w:rPr>
        <w:t>2)</w:t>
      </w:r>
      <w:r w:rsidRPr="00DF3859">
        <w:t xml:space="preserve">, </w:t>
      </w:r>
    </w:p>
    <w:p w14:paraId="38F7CFE6" w14:textId="417668F9" w:rsidR="00C56781" w:rsidRPr="00DF3859" w:rsidRDefault="51FE083B" w:rsidP="008D438D">
      <w:pPr>
        <w:pStyle w:val="AuthorName"/>
      </w:pPr>
      <w:r w:rsidRPr="00DF3859">
        <w:t xml:space="preserve">Muhammad Zain </w:t>
      </w:r>
      <w:proofErr w:type="spellStart"/>
      <w:r w:rsidRPr="00DF3859">
        <w:t>Fawwaz</w:t>
      </w:r>
      <w:proofErr w:type="spellEnd"/>
      <w:r w:rsidRPr="00DF3859">
        <w:t xml:space="preserve"> </w:t>
      </w:r>
      <w:proofErr w:type="spellStart"/>
      <w:r w:rsidRPr="00DF3859">
        <w:t>Nuruddin</w:t>
      </w:r>
      <w:proofErr w:type="spellEnd"/>
      <w:r w:rsidRPr="00DF3859">
        <w:t xml:space="preserve"> Siswantoro</w:t>
      </w:r>
      <w:r w:rsidRPr="00DF3859">
        <w:rPr>
          <w:vertAlign w:val="superscript"/>
        </w:rPr>
        <w:t>3)</w:t>
      </w:r>
      <w:r w:rsidRPr="00DF3859">
        <w:t xml:space="preserve">, </w:t>
      </w:r>
      <w:r w:rsidR="5729D633" w:rsidRPr="00DF3859">
        <w:t>Anny Yuniarti</w:t>
      </w:r>
      <w:r w:rsidR="5729D633" w:rsidRPr="00DF3859">
        <w:rPr>
          <w:vertAlign w:val="superscript"/>
        </w:rPr>
        <w:t>4)</w:t>
      </w:r>
    </w:p>
    <w:p w14:paraId="15EF8765" w14:textId="47E21A74" w:rsidR="00C56781" w:rsidRPr="00DF3859" w:rsidRDefault="06F00789" w:rsidP="008D438D">
      <w:pPr>
        <w:jc w:val="center"/>
      </w:pPr>
      <w:r w:rsidRPr="00DF3859">
        <w:rPr>
          <w:vertAlign w:val="superscript"/>
        </w:rPr>
        <w:t>1, 2, 3, 4)</w:t>
      </w:r>
      <w:r w:rsidR="06322BBD" w:rsidRPr="00DF3859">
        <w:rPr>
          <w:vertAlign w:val="superscript"/>
        </w:rPr>
        <w:t xml:space="preserve"> </w:t>
      </w:r>
      <w:proofErr w:type="spellStart"/>
      <w:r w:rsidR="00935846" w:rsidRPr="00DF3859">
        <w:t>Departemen</w:t>
      </w:r>
      <w:proofErr w:type="spellEnd"/>
      <w:r w:rsidR="00935846" w:rsidRPr="00DF3859">
        <w:t xml:space="preserve"> Teknik </w:t>
      </w:r>
      <w:proofErr w:type="spellStart"/>
      <w:r w:rsidR="00935846" w:rsidRPr="00DF3859">
        <w:t>Informatika</w:t>
      </w:r>
      <w:proofErr w:type="spellEnd"/>
      <w:r w:rsidR="00935846" w:rsidRPr="00DF3859">
        <w:t xml:space="preserve"> </w:t>
      </w:r>
      <w:proofErr w:type="spellStart"/>
      <w:r w:rsidRPr="00DF3859">
        <w:t>Informatika</w:t>
      </w:r>
      <w:proofErr w:type="spellEnd"/>
      <w:r w:rsidR="1CDCD3D8">
        <w:t>,</w:t>
      </w:r>
      <w:r w:rsidRPr="00DF3859">
        <w:t xml:space="preserve"> </w:t>
      </w:r>
      <w:proofErr w:type="spellStart"/>
      <w:r w:rsidRPr="00DF3859">
        <w:t>Institut</w:t>
      </w:r>
      <w:proofErr w:type="spellEnd"/>
      <w:r w:rsidRPr="00DF3859">
        <w:t xml:space="preserve"> </w:t>
      </w:r>
      <w:proofErr w:type="spellStart"/>
      <w:r w:rsidRPr="00DF3859">
        <w:t>Teknologi</w:t>
      </w:r>
      <w:proofErr w:type="spellEnd"/>
      <w:r w:rsidRPr="00DF3859">
        <w:t xml:space="preserve"> </w:t>
      </w:r>
      <w:proofErr w:type="spellStart"/>
      <w:r w:rsidRPr="00DF3859">
        <w:t>Sepuluh</w:t>
      </w:r>
      <w:proofErr w:type="spellEnd"/>
      <w:r w:rsidRPr="00DF3859">
        <w:t xml:space="preserve"> </w:t>
      </w:r>
      <w:proofErr w:type="spellStart"/>
      <w:r w:rsidRPr="00DF3859">
        <w:t>Nopember</w:t>
      </w:r>
      <w:proofErr w:type="spellEnd"/>
      <w:r w:rsidR="1CDCD3D8">
        <w:t>, Surabaya</w:t>
      </w:r>
    </w:p>
    <w:p w14:paraId="7AE2BA34" w14:textId="0F95F8C9" w:rsidR="4ED84B93" w:rsidRDefault="00D33083" w:rsidP="4ED84B93">
      <w:pPr>
        <w:jc w:val="center"/>
        <w:rPr>
          <w:vertAlign w:val="superscript"/>
        </w:rPr>
      </w:pPr>
      <w:hyperlink r:id="rId8">
        <w:r w:rsidR="4ED84B93" w:rsidRPr="4ED84B93">
          <w:rPr>
            <w:rStyle w:val="Hyperlink"/>
          </w:rPr>
          <w:t>6025222003@mhs.its.ac.id</w:t>
        </w:r>
      </w:hyperlink>
      <w:r w:rsidR="4ED84B93" w:rsidRPr="4ED84B93">
        <w:rPr>
          <w:vertAlign w:val="superscript"/>
        </w:rPr>
        <w:t xml:space="preserve"> 1)</w:t>
      </w:r>
      <w:r w:rsidR="4ED84B93">
        <w:t xml:space="preserve">, </w:t>
      </w:r>
      <w:hyperlink r:id="rId9">
        <w:r w:rsidR="4ED84B93" w:rsidRPr="4ED84B93">
          <w:rPr>
            <w:rStyle w:val="Hyperlink"/>
          </w:rPr>
          <w:t>6025222008@mhs.its.ac.id</w:t>
        </w:r>
      </w:hyperlink>
      <w:r w:rsidR="4ED84B93">
        <w:t xml:space="preserve"> </w:t>
      </w:r>
      <w:r w:rsidR="4ED84B93" w:rsidRPr="4ED84B93">
        <w:rPr>
          <w:vertAlign w:val="superscript"/>
        </w:rPr>
        <w:t>2)</w:t>
      </w:r>
      <w:r w:rsidR="4ED84B93">
        <w:t xml:space="preserve">, </w:t>
      </w:r>
    </w:p>
    <w:p w14:paraId="44CD259D" w14:textId="4A434905" w:rsidR="4ED84B93" w:rsidRDefault="00D33083" w:rsidP="4ED84B93">
      <w:pPr>
        <w:jc w:val="center"/>
      </w:pPr>
      <w:hyperlink r:id="rId10">
        <w:r w:rsidR="4ED84B93" w:rsidRPr="4ED84B93">
          <w:rPr>
            <w:rStyle w:val="Hyperlink"/>
          </w:rPr>
          <w:t>6025222009@mhs.its.ac.id</w:t>
        </w:r>
      </w:hyperlink>
      <w:r w:rsidR="4ED84B93" w:rsidRPr="4ED84B93">
        <w:rPr>
          <w:vertAlign w:val="superscript"/>
        </w:rPr>
        <w:t xml:space="preserve"> 3)</w:t>
      </w:r>
      <w:r w:rsidR="4ED84B93">
        <w:t xml:space="preserve">, </w:t>
      </w:r>
      <w:hyperlink r:id="rId11">
        <w:r w:rsidR="4ED84B93" w:rsidRPr="4ED84B93">
          <w:rPr>
            <w:rStyle w:val="Hyperlink"/>
            <w:sz w:val="21"/>
            <w:szCs w:val="21"/>
          </w:rPr>
          <w:t>anny@if.its.ac.id</w:t>
        </w:r>
      </w:hyperlink>
      <w:r w:rsidR="4ED84B93" w:rsidRPr="4ED84B93">
        <w:rPr>
          <w:color w:val="333333"/>
          <w:sz w:val="21"/>
          <w:szCs w:val="21"/>
        </w:rPr>
        <w:t xml:space="preserve"> </w:t>
      </w:r>
      <w:r w:rsidR="4ED84B93" w:rsidRPr="4ED84B93">
        <w:rPr>
          <w:vertAlign w:val="superscript"/>
        </w:rPr>
        <w:t>4)</w:t>
      </w:r>
    </w:p>
    <w:p w14:paraId="2765AEEB" w14:textId="268B39BA" w:rsidR="00C56781" w:rsidRPr="00DF3859" w:rsidRDefault="00C56781" w:rsidP="008D438D">
      <w:pPr>
        <w:jc w:val="center"/>
      </w:pPr>
    </w:p>
    <w:p w14:paraId="6B800C49" w14:textId="660C32D5" w:rsidR="00C56781" w:rsidRPr="00DF3859" w:rsidRDefault="00C56781" w:rsidP="53EF7922">
      <w:pPr>
        <w:pStyle w:val="Abstract"/>
        <w:ind w:firstLine="0"/>
        <w:jc w:val="center"/>
        <w:rPr>
          <w:b/>
          <w:i w:val="0"/>
        </w:rPr>
      </w:pPr>
      <w:r w:rsidRPr="00DF3859">
        <w:rPr>
          <w:b/>
          <w:i w:val="0"/>
        </w:rPr>
        <w:t>ABSTRAK</w:t>
      </w:r>
    </w:p>
    <w:p w14:paraId="2A64399E" w14:textId="36F30C21" w:rsidR="00C56781" w:rsidRPr="008E5DA5" w:rsidRDefault="090B4AEC" w:rsidP="008E5DA5">
      <w:pPr>
        <w:ind w:firstLine="202"/>
        <w:jc w:val="both"/>
        <w:rPr>
          <w:ins w:id="0" w:author="Microsoft Word" w:date="2023-12-19T21:10:00Z"/>
          <w:i/>
          <w:iCs/>
        </w:rPr>
      </w:pPr>
      <w:r w:rsidRPr="008E5DA5">
        <w:rPr>
          <w:i/>
          <w:iCs/>
        </w:rPr>
        <w:t xml:space="preserve">Indonesia </w:t>
      </w:r>
      <w:proofErr w:type="spellStart"/>
      <w:r w:rsidRPr="008E5DA5">
        <w:rPr>
          <w:i/>
          <w:iCs/>
        </w:rPr>
        <w:t>sebagai</w:t>
      </w:r>
      <w:proofErr w:type="spellEnd"/>
      <w:r w:rsidRPr="008E5DA5">
        <w:rPr>
          <w:i/>
          <w:iCs/>
        </w:rPr>
        <w:t xml:space="preserve"> negara </w:t>
      </w:r>
      <w:proofErr w:type="spellStart"/>
      <w:r w:rsidRPr="008E5DA5">
        <w:rPr>
          <w:i/>
          <w:iCs/>
        </w:rPr>
        <w:t>berkecukupan</w:t>
      </w:r>
      <w:proofErr w:type="spellEnd"/>
      <w:r w:rsidRPr="008E5DA5">
        <w:rPr>
          <w:i/>
          <w:iCs/>
        </w:rPr>
        <w:t xml:space="preserve"> </w:t>
      </w:r>
      <w:proofErr w:type="spellStart"/>
      <w:r w:rsidRPr="008E5DA5">
        <w:rPr>
          <w:i/>
          <w:iCs/>
        </w:rPr>
        <w:t>sumber</w:t>
      </w:r>
      <w:proofErr w:type="spellEnd"/>
      <w:r w:rsidRPr="008E5DA5">
        <w:rPr>
          <w:i/>
          <w:iCs/>
        </w:rPr>
        <w:t xml:space="preserve"> </w:t>
      </w:r>
      <w:proofErr w:type="spellStart"/>
      <w:r w:rsidRPr="008E5DA5">
        <w:rPr>
          <w:i/>
          <w:iCs/>
        </w:rPr>
        <w:t>daya</w:t>
      </w:r>
      <w:proofErr w:type="spellEnd"/>
      <w:r w:rsidRPr="008E5DA5">
        <w:rPr>
          <w:i/>
          <w:iCs/>
        </w:rPr>
        <w:t xml:space="preserve"> </w:t>
      </w:r>
      <w:proofErr w:type="spellStart"/>
      <w:r w:rsidRPr="008E5DA5">
        <w:rPr>
          <w:i/>
          <w:iCs/>
        </w:rPr>
        <w:t>alam</w:t>
      </w:r>
      <w:proofErr w:type="spellEnd"/>
      <w:r w:rsidRPr="008E5DA5">
        <w:rPr>
          <w:i/>
          <w:iCs/>
        </w:rPr>
        <w:t xml:space="preserve">, </w:t>
      </w:r>
      <w:proofErr w:type="spellStart"/>
      <w:r w:rsidRPr="008E5DA5">
        <w:rPr>
          <w:i/>
          <w:iCs/>
        </w:rPr>
        <w:t>memiliki</w:t>
      </w:r>
      <w:proofErr w:type="spellEnd"/>
      <w:r w:rsidRPr="008E5DA5">
        <w:rPr>
          <w:i/>
          <w:iCs/>
        </w:rPr>
        <w:t xml:space="preserve"> </w:t>
      </w:r>
      <w:proofErr w:type="spellStart"/>
      <w:r w:rsidRPr="008E5DA5">
        <w:rPr>
          <w:i/>
          <w:iCs/>
        </w:rPr>
        <w:t>kekayaan</w:t>
      </w:r>
      <w:proofErr w:type="spellEnd"/>
      <w:r w:rsidRPr="008E5DA5">
        <w:rPr>
          <w:i/>
          <w:iCs/>
        </w:rPr>
        <w:t xml:space="preserve"> </w:t>
      </w:r>
      <w:proofErr w:type="spellStart"/>
      <w:r w:rsidRPr="008E5DA5">
        <w:rPr>
          <w:i/>
          <w:iCs/>
        </w:rPr>
        <w:t>buah</w:t>
      </w:r>
      <w:proofErr w:type="spellEnd"/>
      <w:r w:rsidRPr="008E5DA5">
        <w:rPr>
          <w:i/>
          <w:iCs/>
        </w:rPr>
        <w:t xml:space="preserve"> </w:t>
      </w:r>
      <w:proofErr w:type="spellStart"/>
      <w:r w:rsidRPr="008E5DA5">
        <w:rPr>
          <w:i/>
          <w:iCs/>
        </w:rPr>
        <w:t>lokal</w:t>
      </w:r>
      <w:proofErr w:type="spellEnd"/>
      <w:r w:rsidRPr="008E5DA5">
        <w:rPr>
          <w:i/>
          <w:iCs/>
        </w:rPr>
        <w:t xml:space="preserve"> yang </w:t>
      </w:r>
      <w:proofErr w:type="spellStart"/>
      <w:r w:rsidRPr="008E5DA5">
        <w:rPr>
          <w:i/>
          <w:iCs/>
        </w:rPr>
        <w:t>beragam</w:t>
      </w:r>
      <w:proofErr w:type="spellEnd"/>
      <w:r w:rsidRPr="008E5DA5">
        <w:rPr>
          <w:i/>
          <w:iCs/>
        </w:rPr>
        <w:t xml:space="preserve">. </w:t>
      </w:r>
      <w:proofErr w:type="spellStart"/>
      <w:r w:rsidRPr="008E5DA5">
        <w:rPr>
          <w:i/>
          <w:iCs/>
        </w:rPr>
        <w:t>Namun</w:t>
      </w:r>
      <w:proofErr w:type="spellEnd"/>
      <w:r w:rsidRPr="008E5DA5">
        <w:rPr>
          <w:i/>
          <w:iCs/>
        </w:rPr>
        <w:t xml:space="preserve">, </w:t>
      </w:r>
      <w:proofErr w:type="spellStart"/>
      <w:r w:rsidRPr="008E5DA5">
        <w:rPr>
          <w:i/>
          <w:iCs/>
        </w:rPr>
        <w:t>segmentasi</w:t>
      </w:r>
      <w:proofErr w:type="spellEnd"/>
      <w:r w:rsidRPr="008E5DA5">
        <w:rPr>
          <w:i/>
          <w:iCs/>
        </w:rPr>
        <w:t xml:space="preserve"> </w:t>
      </w:r>
      <w:proofErr w:type="spellStart"/>
      <w:r w:rsidRPr="008E5DA5">
        <w:rPr>
          <w:i/>
          <w:iCs/>
        </w:rPr>
        <w:t>spesies</w:t>
      </w:r>
      <w:proofErr w:type="spellEnd"/>
      <w:r w:rsidRPr="008E5DA5">
        <w:rPr>
          <w:i/>
          <w:iCs/>
        </w:rPr>
        <w:t xml:space="preserve"> </w:t>
      </w:r>
      <w:proofErr w:type="spellStart"/>
      <w:r w:rsidRPr="008E5DA5">
        <w:rPr>
          <w:i/>
          <w:iCs/>
        </w:rPr>
        <w:t>buah</w:t>
      </w:r>
      <w:proofErr w:type="spellEnd"/>
      <w:r w:rsidRPr="008E5DA5">
        <w:rPr>
          <w:i/>
          <w:iCs/>
        </w:rPr>
        <w:t xml:space="preserve"> </w:t>
      </w:r>
      <w:proofErr w:type="spellStart"/>
      <w:r w:rsidRPr="008E5DA5">
        <w:rPr>
          <w:i/>
          <w:iCs/>
        </w:rPr>
        <w:t>masih</w:t>
      </w:r>
      <w:proofErr w:type="spellEnd"/>
      <w:r w:rsidRPr="008E5DA5">
        <w:rPr>
          <w:i/>
          <w:iCs/>
        </w:rPr>
        <w:t xml:space="preserve"> </w:t>
      </w:r>
      <w:proofErr w:type="spellStart"/>
      <w:r w:rsidRPr="008E5DA5">
        <w:rPr>
          <w:i/>
          <w:iCs/>
        </w:rPr>
        <w:t>menjadi</w:t>
      </w:r>
      <w:proofErr w:type="spellEnd"/>
      <w:r w:rsidRPr="008E5DA5">
        <w:rPr>
          <w:i/>
          <w:iCs/>
        </w:rPr>
        <w:t xml:space="preserve"> </w:t>
      </w:r>
      <w:proofErr w:type="spellStart"/>
      <w:r w:rsidRPr="008E5DA5">
        <w:rPr>
          <w:i/>
          <w:iCs/>
        </w:rPr>
        <w:t>tantangan</w:t>
      </w:r>
      <w:proofErr w:type="spellEnd"/>
      <w:r w:rsidRPr="008E5DA5">
        <w:rPr>
          <w:i/>
          <w:iCs/>
        </w:rPr>
        <w:t xml:space="preserve">, </w:t>
      </w:r>
      <w:proofErr w:type="spellStart"/>
      <w:r w:rsidRPr="008E5DA5">
        <w:rPr>
          <w:i/>
          <w:iCs/>
        </w:rPr>
        <w:t>meskipun</w:t>
      </w:r>
      <w:proofErr w:type="spellEnd"/>
      <w:r w:rsidRPr="008E5DA5">
        <w:rPr>
          <w:i/>
          <w:iCs/>
        </w:rPr>
        <w:t xml:space="preserve"> </w:t>
      </w:r>
      <w:proofErr w:type="spellStart"/>
      <w:r w:rsidRPr="008E5DA5">
        <w:rPr>
          <w:i/>
          <w:iCs/>
        </w:rPr>
        <w:t>teknologi</w:t>
      </w:r>
      <w:proofErr w:type="spellEnd"/>
      <w:r w:rsidRPr="008E5DA5">
        <w:rPr>
          <w:i/>
          <w:iCs/>
        </w:rPr>
        <w:t xml:space="preserve"> </w:t>
      </w:r>
      <w:proofErr w:type="spellStart"/>
      <w:r w:rsidRPr="008E5DA5">
        <w:rPr>
          <w:i/>
          <w:iCs/>
        </w:rPr>
        <w:t>memberikan</w:t>
      </w:r>
      <w:proofErr w:type="spellEnd"/>
      <w:r w:rsidRPr="008E5DA5">
        <w:rPr>
          <w:i/>
          <w:iCs/>
        </w:rPr>
        <w:t xml:space="preserve"> </w:t>
      </w:r>
      <w:proofErr w:type="spellStart"/>
      <w:r w:rsidRPr="008E5DA5">
        <w:rPr>
          <w:i/>
          <w:iCs/>
        </w:rPr>
        <w:t>dukungan</w:t>
      </w:r>
      <w:proofErr w:type="spellEnd"/>
      <w:r w:rsidRPr="008E5DA5">
        <w:rPr>
          <w:i/>
          <w:iCs/>
        </w:rPr>
        <w:t xml:space="preserve">. </w:t>
      </w:r>
      <w:proofErr w:type="spellStart"/>
      <w:r w:rsidRPr="008E5DA5">
        <w:rPr>
          <w:i/>
          <w:iCs/>
        </w:rPr>
        <w:t>Segmentasi</w:t>
      </w:r>
      <w:proofErr w:type="spellEnd"/>
      <w:r w:rsidRPr="008E5DA5">
        <w:rPr>
          <w:i/>
          <w:iCs/>
        </w:rPr>
        <w:t xml:space="preserve"> </w:t>
      </w:r>
      <w:proofErr w:type="spellStart"/>
      <w:r w:rsidRPr="008E5DA5">
        <w:rPr>
          <w:i/>
          <w:iCs/>
        </w:rPr>
        <w:t>citra</w:t>
      </w:r>
      <w:proofErr w:type="spellEnd"/>
      <w:r w:rsidRPr="008E5DA5">
        <w:rPr>
          <w:i/>
          <w:iCs/>
        </w:rPr>
        <w:t xml:space="preserve"> </w:t>
      </w:r>
      <w:proofErr w:type="spellStart"/>
      <w:r w:rsidRPr="008E5DA5">
        <w:rPr>
          <w:i/>
          <w:iCs/>
        </w:rPr>
        <w:t>buah</w:t>
      </w:r>
      <w:proofErr w:type="spellEnd"/>
      <w:r w:rsidRPr="008E5DA5">
        <w:rPr>
          <w:i/>
          <w:iCs/>
        </w:rPr>
        <w:t xml:space="preserve"> </w:t>
      </w:r>
      <w:proofErr w:type="spellStart"/>
      <w:r w:rsidRPr="008E5DA5">
        <w:rPr>
          <w:i/>
          <w:iCs/>
        </w:rPr>
        <w:t>terbatas</w:t>
      </w:r>
      <w:proofErr w:type="spellEnd"/>
      <w:r w:rsidRPr="008E5DA5">
        <w:rPr>
          <w:i/>
          <w:iCs/>
        </w:rPr>
        <w:t xml:space="preserve"> pada </w:t>
      </w:r>
      <w:proofErr w:type="spellStart"/>
      <w:r w:rsidRPr="008E5DA5">
        <w:rPr>
          <w:i/>
          <w:iCs/>
        </w:rPr>
        <w:t>beberapa</w:t>
      </w:r>
      <w:proofErr w:type="spellEnd"/>
      <w:r w:rsidRPr="008E5DA5">
        <w:rPr>
          <w:i/>
          <w:iCs/>
        </w:rPr>
        <w:t xml:space="preserve"> </w:t>
      </w:r>
      <w:proofErr w:type="spellStart"/>
      <w:r w:rsidRPr="008E5DA5">
        <w:rPr>
          <w:i/>
          <w:iCs/>
        </w:rPr>
        <w:t>jenis</w:t>
      </w:r>
      <w:proofErr w:type="spellEnd"/>
      <w:r w:rsidRPr="008E5DA5">
        <w:rPr>
          <w:i/>
          <w:iCs/>
        </w:rPr>
        <w:t xml:space="preserve"> </w:t>
      </w:r>
      <w:proofErr w:type="spellStart"/>
      <w:r w:rsidRPr="008E5DA5">
        <w:rPr>
          <w:i/>
          <w:iCs/>
        </w:rPr>
        <w:t>buah</w:t>
      </w:r>
      <w:proofErr w:type="spellEnd"/>
      <w:r w:rsidRPr="008E5DA5">
        <w:rPr>
          <w:i/>
          <w:iCs/>
        </w:rPr>
        <w:t xml:space="preserve">, </w:t>
      </w:r>
      <w:proofErr w:type="spellStart"/>
      <w:r w:rsidRPr="008E5DA5">
        <w:rPr>
          <w:i/>
          <w:iCs/>
        </w:rPr>
        <w:t>sehingga</w:t>
      </w:r>
      <w:proofErr w:type="spellEnd"/>
      <w:r w:rsidRPr="008E5DA5">
        <w:rPr>
          <w:i/>
          <w:iCs/>
        </w:rPr>
        <w:t xml:space="preserve"> </w:t>
      </w:r>
      <w:proofErr w:type="spellStart"/>
      <w:r w:rsidRPr="008E5DA5">
        <w:rPr>
          <w:i/>
          <w:iCs/>
        </w:rPr>
        <w:t>diperlukan</w:t>
      </w:r>
      <w:proofErr w:type="spellEnd"/>
      <w:r w:rsidRPr="008E5DA5">
        <w:rPr>
          <w:i/>
          <w:iCs/>
        </w:rPr>
        <w:t xml:space="preserve"> </w:t>
      </w:r>
      <w:proofErr w:type="spellStart"/>
      <w:r w:rsidRPr="008E5DA5">
        <w:rPr>
          <w:i/>
          <w:iCs/>
        </w:rPr>
        <w:t>pengembangan</w:t>
      </w:r>
      <w:proofErr w:type="spellEnd"/>
      <w:r w:rsidRPr="008E5DA5">
        <w:rPr>
          <w:i/>
          <w:iCs/>
        </w:rPr>
        <w:t xml:space="preserve"> </w:t>
      </w:r>
      <w:proofErr w:type="spellStart"/>
      <w:r w:rsidRPr="008E5DA5">
        <w:rPr>
          <w:i/>
          <w:iCs/>
        </w:rPr>
        <w:t>pencitraan</w:t>
      </w:r>
      <w:proofErr w:type="spellEnd"/>
      <w:r w:rsidRPr="008E5DA5">
        <w:rPr>
          <w:i/>
          <w:iCs/>
        </w:rPr>
        <w:t xml:space="preserve"> </w:t>
      </w:r>
      <w:proofErr w:type="spellStart"/>
      <w:r w:rsidRPr="008E5DA5">
        <w:rPr>
          <w:i/>
          <w:iCs/>
        </w:rPr>
        <w:t>buah</w:t>
      </w:r>
      <w:proofErr w:type="spellEnd"/>
      <w:r w:rsidRPr="008E5DA5">
        <w:rPr>
          <w:i/>
          <w:iCs/>
        </w:rPr>
        <w:t xml:space="preserve"> yang </w:t>
      </w:r>
      <w:proofErr w:type="spellStart"/>
      <w:r w:rsidRPr="008E5DA5">
        <w:rPr>
          <w:i/>
          <w:iCs/>
        </w:rPr>
        <w:t>lebih</w:t>
      </w:r>
      <w:proofErr w:type="spellEnd"/>
      <w:r w:rsidRPr="008E5DA5">
        <w:rPr>
          <w:i/>
          <w:iCs/>
        </w:rPr>
        <w:t xml:space="preserve"> </w:t>
      </w:r>
      <w:proofErr w:type="spellStart"/>
      <w:r w:rsidRPr="008E5DA5">
        <w:rPr>
          <w:i/>
          <w:iCs/>
        </w:rPr>
        <w:t>komprehensif</w:t>
      </w:r>
      <w:proofErr w:type="spellEnd"/>
      <w:r w:rsidRPr="008E5DA5">
        <w:rPr>
          <w:i/>
          <w:iCs/>
        </w:rPr>
        <w:t xml:space="preserve">. </w:t>
      </w:r>
      <w:proofErr w:type="spellStart"/>
      <w:r w:rsidRPr="008E5DA5">
        <w:rPr>
          <w:i/>
          <w:iCs/>
        </w:rPr>
        <w:t>Algoritma</w:t>
      </w:r>
      <w:proofErr w:type="spellEnd"/>
      <w:r w:rsidRPr="008E5DA5">
        <w:rPr>
          <w:i/>
          <w:iCs/>
        </w:rPr>
        <w:t xml:space="preserve"> Watershed, </w:t>
      </w:r>
      <w:proofErr w:type="spellStart"/>
      <w:r w:rsidRPr="008E5DA5">
        <w:rPr>
          <w:i/>
          <w:iCs/>
        </w:rPr>
        <w:t>sebuah</w:t>
      </w:r>
      <w:proofErr w:type="spellEnd"/>
      <w:r w:rsidRPr="008E5DA5">
        <w:rPr>
          <w:i/>
          <w:iCs/>
        </w:rPr>
        <w:t xml:space="preserve"> </w:t>
      </w:r>
      <w:proofErr w:type="spellStart"/>
      <w:r w:rsidRPr="008E5DA5">
        <w:rPr>
          <w:i/>
          <w:iCs/>
        </w:rPr>
        <w:t>metode</w:t>
      </w:r>
      <w:proofErr w:type="spellEnd"/>
      <w:r w:rsidRPr="008E5DA5">
        <w:rPr>
          <w:i/>
          <w:iCs/>
        </w:rPr>
        <w:t xml:space="preserve"> </w:t>
      </w:r>
      <w:proofErr w:type="spellStart"/>
      <w:r w:rsidRPr="008E5DA5">
        <w:rPr>
          <w:i/>
          <w:iCs/>
        </w:rPr>
        <w:t>umum</w:t>
      </w:r>
      <w:proofErr w:type="spellEnd"/>
      <w:r w:rsidRPr="008E5DA5">
        <w:rPr>
          <w:i/>
          <w:iCs/>
        </w:rPr>
        <w:t xml:space="preserve"> </w:t>
      </w:r>
      <w:proofErr w:type="spellStart"/>
      <w:r w:rsidRPr="008E5DA5">
        <w:rPr>
          <w:i/>
          <w:iCs/>
        </w:rPr>
        <w:t>dalam</w:t>
      </w:r>
      <w:proofErr w:type="spellEnd"/>
      <w:r w:rsidRPr="008E5DA5">
        <w:rPr>
          <w:i/>
          <w:iCs/>
        </w:rPr>
        <w:t xml:space="preserve"> </w:t>
      </w:r>
      <w:proofErr w:type="spellStart"/>
      <w:r w:rsidRPr="008E5DA5">
        <w:rPr>
          <w:i/>
          <w:iCs/>
        </w:rPr>
        <w:t>segmentasi</w:t>
      </w:r>
      <w:proofErr w:type="spellEnd"/>
      <w:r w:rsidRPr="008E5DA5">
        <w:rPr>
          <w:i/>
          <w:iCs/>
        </w:rPr>
        <w:t xml:space="preserve"> </w:t>
      </w:r>
      <w:proofErr w:type="spellStart"/>
      <w:r w:rsidRPr="008E5DA5">
        <w:rPr>
          <w:i/>
          <w:iCs/>
        </w:rPr>
        <w:t>citra</w:t>
      </w:r>
      <w:proofErr w:type="spellEnd"/>
      <w:r w:rsidRPr="008E5DA5">
        <w:rPr>
          <w:i/>
          <w:iCs/>
        </w:rPr>
        <w:t xml:space="preserve"> </w:t>
      </w:r>
      <w:proofErr w:type="spellStart"/>
      <w:r w:rsidRPr="008E5DA5">
        <w:rPr>
          <w:i/>
          <w:iCs/>
        </w:rPr>
        <w:t>berbasis</w:t>
      </w:r>
      <w:proofErr w:type="spellEnd"/>
      <w:r w:rsidRPr="008E5DA5">
        <w:rPr>
          <w:i/>
          <w:iCs/>
        </w:rPr>
        <w:t xml:space="preserve"> </w:t>
      </w:r>
      <w:proofErr w:type="spellStart"/>
      <w:r w:rsidRPr="008E5DA5">
        <w:rPr>
          <w:i/>
          <w:iCs/>
        </w:rPr>
        <w:t>morfologi</w:t>
      </w:r>
      <w:proofErr w:type="spellEnd"/>
      <w:r w:rsidRPr="008E5DA5">
        <w:rPr>
          <w:i/>
          <w:iCs/>
        </w:rPr>
        <w:t xml:space="preserve"> </w:t>
      </w:r>
      <w:proofErr w:type="spellStart"/>
      <w:r w:rsidRPr="008E5DA5">
        <w:rPr>
          <w:i/>
          <w:iCs/>
        </w:rPr>
        <w:t>matematika</w:t>
      </w:r>
      <w:proofErr w:type="spellEnd"/>
      <w:r w:rsidRPr="008E5DA5">
        <w:rPr>
          <w:i/>
          <w:iCs/>
        </w:rPr>
        <w:t xml:space="preserve">, </w:t>
      </w:r>
      <w:proofErr w:type="spellStart"/>
      <w:r w:rsidRPr="008E5DA5">
        <w:rPr>
          <w:i/>
          <w:iCs/>
        </w:rPr>
        <w:t>digunakan</w:t>
      </w:r>
      <w:proofErr w:type="spellEnd"/>
      <w:r w:rsidRPr="008E5DA5">
        <w:rPr>
          <w:i/>
          <w:iCs/>
        </w:rPr>
        <w:t xml:space="preserve"> </w:t>
      </w:r>
      <w:proofErr w:type="spellStart"/>
      <w:r w:rsidRPr="008E5DA5">
        <w:rPr>
          <w:i/>
          <w:iCs/>
        </w:rPr>
        <w:t>dalam</w:t>
      </w:r>
      <w:proofErr w:type="spellEnd"/>
      <w:r w:rsidRPr="008E5DA5">
        <w:rPr>
          <w:i/>
          <w:iCs/>
        </w:rPr>
        <w:t xml:space="preserve"> </w:t>
      </w:r>
      <w:proofErr w:type="spellStart"/>
      <w:r w:rsidRPr="008E5DA5">
        <w:rPr>
          <w:i/>
          <w:iCs/>
        </w:rPr>
        <w:t>penelitian</w:t>
      </w:r>
      <w:proofErr w:type="spellEnd"/>
      <w:r w:rsidRPr="008E5DA5">
        <w:rPr>
          <w:i/>
          <w:iCs/>
        </w:rPr>
        <w:t xml:space="preserve"> </w:t>
      </w:r>
      <w:proofErr w:type="spellStart"/>
      <w:r w:rsidRPr="008E5DA5">
        <w:rPr>
          <w:i/>
          <w:iCs/>
        </w:rPr>
        <w:t>ini</w:t>
      </w:r>
      <w:proofErr w:type="spellEnd"/>
      <w:r w:rsidRPr="008E5DA5">
        <w:rPr>
          <w:i/>
          <w:iCs/>
        </w:rPr>
        <w:t xml:space="preserve">. </w:t>
      </w:r>
      <w:proofErr w:type="spellStart"/>
      <w:r w:rsidRPr="008E5DA5">
        <w:rPr>
          <w:i/>
          <w:iCs/>
        </w:rPr>
        <w:t>Algoritma</w:t>
      </w:r>
      <w:proofErr w:type="spellEnd"/>
      <w:r w:rsidRPr="008E5DA5">
        <w:rPr>
          <w:i/>
          <w:iCs/>
        </w:rPr>
        <w:t xml:space="preserve"> Watershed </w:t>
      </w:r>
      <w:proofErr w:type="spellStart"/>
      <w:r w:rsidRPr="008E5DA5">
        <w:rPr>
          <w:i/>
          <w:iCs/>
        </w:rPr>
        <w:t>klasik</w:t>
      </w:r>
      <w:proofErr w:type="spellEnd"/>
      <w:r w:rsidRPr="008E5DA5">
        <w:rPr>
          <w:i/>
          <w:iCs/>
        </w:rPr>
        <w:t xml:space="preserve"> </w:t>
      </w:r>
      <w:proofErr w:type="spellStart"/>
      <w:r w:rsidRPr="008E5DA5">
        <w:rPr>
          <w:i/>
          <w:iCs/>
        </w:rPr>
        <w:t>memiliki</w:t>
      </w:r>
      <w:proofErr w:type="spellEnd"/>
      <w:r w:rsidRPr="008E5DA5">
        <w:rPr>
          <w:i/>
          <w:iCs/>
        </w:rPr>
        <w:t xml:space="preserve"> </w:t>
      </w:r>
      <w:proofErr w:type="spellStart"/>
      <w:r w:rsidRPr="008E5DA5">
        <w:rPr>
          <w:i/>
          <w:iCs/>
        </w:rPr>
        <w:t>kekurangan</w:t>
      </w:r>
      <w:proofErr w:type="spellEnd"/>
      <w:r w:rsidRPr="008E5DA5">
        <w:rPr>
          <w:i/>
          <w:iCs/>
        </w:rPr>
        <w:t xml:space="preserve"> </w:t>
      </w:r>
      <w:proofErr w:type="spellStart"/>
      <w:r w:rsidRPr="008E5DA5">
        <w:rPr>
          <w:i/>
          <w:iCs/>
        </w:rPr>
        <w:t>seperti</w:t>
      </w:r>
      <w:proofErr w:type="spellEnd"/>
      <w:r w:rsidRPr="008E5DA5">
        <w:rPr>
          <w:i/>
          <w:iCs/>
        </w:rPr>
        <w:t xml:space="preserve"> </w:t>
      </w:r>
      <w:proofErr w:type="spellStart"/>
      <w:r w:rsidRPr="008E5DA5">
        <w:rPr>
          <w:i/>
          <w:iCs/>
        </w:rPr>
        <w:t>sensitivitas</w:t>
      </w:r>
      <w:proofErr w:type="spellEnd"/>
      <w:r w:rsidRPr="008E5DA5">
        <w:rPr>
          <w:i/>
          <w:iCs/>
        </w:rPr>
        <w:t xml:space="preserve"> </w:t>
      </w:r>
      <w:proofErr w:type="spellStart"/>
      <w:r w:rsidRPr="008E5DA5">
        <w:rPr>
          <w:i/>
          <w:iCs/>
        </w:rPr>
        <w:t>terhadap</w:t>
      </w:r>
      <w:proofErr w:type="spellEnd"/>
      <w:r w:rsidRPr="008E5DA5">
        <w:rPr>
          <w:i/>
          <w:iCs/>
        </w:rPr>
        <w:t xml:space="preserve"> noise dan over-</w:t>
      </w:r>
      <w:proofErr w:type="spellStart"/>
      <w:r w:rsidRPr="008E5DA5">
        <w:rPr>
          <w:i/>
          <w:iCs/>
        </w:rPr>
        <w:t>segmentasi</w:t>
      </w:r>
      <w:proofErr w:type="spellEnd"/>
      <w:r w:rsidRPr="008E5DA5">
        <w:rPr>
          <w:i/>
          <w:iCs/>
        </w:rPr>
        <w:t xml:space="preserve">. Oleh </w:t>
      </w:r>
      <w:proofErr w:type="spellStart"/>
      <w:r w:rsidRPr="008E5DA5">
        <w:rPr>
          <w:i/>
          <w:iCs/>
        </w:rPr>
        <w:t>karena</w:t>
      </w:r>
      <w:proofErr w:type="spellEnd"/>
      <w:r w:rsidRPr="008E5DA5">
        <w:rPr>
          <w:i/>
          <w:iCs/>
        </w:rPr>
        <w:t xml:space="preserve"> </w:t>
      </w:r>
      <w:proofErr w:type="spellStart"/>
      <w:r w:rsidRPr="008E5DA5">
        <w:rPr>
          <w:i/>
          <w:iCs/>
        </w:rPr>
        <w:t>itu</w:t>
      </w:r>
      <w:proofErr w:type="spellEnd"/>
      <w:r w:rsidRPr="008E5DA5">
        <w:rPr>
          <w:i/>
          <w:iCs/>
        </w:rPr>
        <w:t xml:space="preserve">, </w:t>
      </w:r>
      <w:proofErr w:type="spellStart"/>
      <w:r w:rsidRPr="008E5DA5">
        <w:rPr>
          <w:i/>
          <w:iCs/>
        </w:rPr>
        <w:t>penelitian</w:t>
      </w:r>
      <w:proofErr w:type="spellEnd"/>
      <w:r w:rsidRPr="008E5DA5">
        <w:rPr>
          <w:i/>
          <w:iCs/>
        </w:rPr>
        <w:t xml:space="preserve"> </w:t>
      </w:r>
      <w:proofErr w:type="spellStart"/>
      <w:r w:rsidRPr="008E5DA5">
        <w:rPr>
          <w:i/>
          <w:iCs/>
        </w:rPr>
        <w:t>ini</w:t>
      </w:r>
      <w:proofErr w:type="spellEnd"/>
      <w:r w:rsidRPr="008E5DA5">
        <w:rPr>
          <w:i/>
          <w:iCs/>
        </w:rPr>
        <w:t xml:space="preserve"> </w:t>
      </w:r>
      <w:proofErr w:type="spellStart"/>
      <w:r w:rsidRPr="008E5DA5">
        <w:rPr>
          <w:i/>
          <w:iCs/>
        </w:rPr>
        <w:t>bertujuan</w:t>
      </w:r>
      <w:proofErr w:type="spellEnd"/>
      <w:r w:rsidRPr="008E5DA5">
        <w:rPr>
          <w:i/>
          <w:iCs/>
        </w:rPr>
        <w:t xml:space="preserve"> </w:t>
      </w:r>
      <w:proofErr w:type="spellStart"/>
      <w:r w:rsidRPr="008E5DA5">
        <w:rPr>
          <w:i/>
          <w:iCs/>
        </w:rPr>
        <w:t>untuk</w:t>
      </w:r>
      <w:proofErr w:type="spellEnd"/>
      <w:r w:rsidRPr="008E5DA5">
        <w:rPr>
          <w:i/>
          <w:iCs/>
        </w:rPr>
        <w:t xml:space="preserve"> </w:t>
      </w:r>
      <w:proofErr w:type="spellStart"/>
      <w:r w:rsidRPr="008E5DA5">
        <w:rPr>
          <w:i/>
          <w:iCs/>
        </w:rPr>
        <w:t>meningkatkan</w:t>
      </w:r>
      <w:proofErr w:type="spellEnd"/>
      <w:r w:rsidRPr="008E5DA5">
        <w:rPr>
          <w:i/>
          <w:iCs/>
        </w:rPr>
        <w:t xml:space="preserve"> </w:t>
      </w:r>
      <w:proofErr w:type="spellStart"/>
      <w:r w:rsidRPr="008E5DA5">
        <w:rPr>
          <w:i/>
          <w:iCs/>
        </w:rPr>
        <w:t>kinerja</w:t>
      </w:r>
      <w:proofErr w:type="spellEnd"/>
      <w:r w:rsidRPr="008E5DA5">
        <w:rPr>
          <w:i/>
          <w:iCs/>
        </w:rPr>
        <w:t xml:space="preserve"> </w:t>
      </w:r>
      <w:proofErr w:type="spellStart"/>
      <w:r w:rsidRPr="008E5DA5">
        <w:rPr>
          <w:i/>
          <w:iCs/>
        </w:rPr>
        <w:t>Algoritma</w:t>
      </w:r>
      <w:proofErr w:type="spellEnd"/>
      <w:r w:rsidRPr="008E5DA5">
        <w:rPr>
          <w:i/>
          <w:iCs/>
        </w:rPr>
        <w:t xml:space="preserve"> Watershed. </w:t>
      </w:r>
      <w:proofErr w:type="spellStart"/>
      <w:r w:rsidRPr="008E5DA5">
        <w:rPr>
          <w:i/>
          <w:iCs/>
        </w:rPr>
        <w:t>Metode</w:t>
      </w:r>
      <w:proofErr w:type="spellEnd"/>
      <w:r w:rsidRPr="008E5DA5">
        <w:rPr>
          <w:i/>
          <w:iCs/>
        </w:rPr>
        <w:t xml:space="preserve"> </w:t>
      </w:r>
      <w:proofErr w:type="spellStart"/>
      <w:r w:rsidRPr="008E5DA5">
        <w:rPr>
          <w:i/>
          <w:iCs/>
        </w:rPr>
        <w:t>ini</w:t>
      </w:r>
      <w:proofErr w:type="spellEnd"/>
      <w:r w:rsidRPr="008E5DA5">
        <w:rPr>
          <w:i/>
          <w:iCs/>
        </w:rPr>
        <w:t xml:space="preserve"> </w:t>
      </w:r>
      <w:proofErr w:type="spellStart"/>
      <w:r w:rsidRPr="008E5DA5">
        <w:rPr>
          <w:i/>
          <w:iCs/>
        </w:rPr>
        <w:t>diuji</w:t>
      </w:r>
      <w:proofErr w:type="spellEnd"/>
      <w:r w:rsidRPr="008E5DA5">
        <w:rPr>
          <w:i/>
          <w:iCs/>
        </w:rPr>
        <w:t xml:space="preserve"> pada 16 dataset </w:t>
      </w:r>
      <w:proofErr w:type="spellStart"/>
      <w:r w:rsidRPr="008E5DA5">
        <w:rPr>
          <w:i/>
          <w:iCs/>
        </w:rPr>
        <w:t>buah</w:t>
      </w:r>
      <w:proofErr w:type="spellEnd"/>
      <w:r w:rsidRPr="008E5DA5">
        <w:rPr>
          <w:i/>
          <w:iCs/>
        </w:rPr>
        <w:t xml:space="preserve"> </w:t>
      </w:r>
      <w:proofErr w:type="spellStart"/>
      <w:r w:rsidRPr="008E5DA5">
        <w:rPr>
          <w:i/>
          <w:iCs/>
        </w:rPr>
        <w:t>dari</w:t>
      </w:r>
      <w:proofErr w:type="spellEnd"/>
      <w:r w:rsidRPr="008E5DA5">
        <w:rPr>
          <w:i/>
          <w:iCs/>
        </w:rPr>
        <w:t xml:space="preserve"> Ubaya-IFDS3000 </w:t>
      </w:r>
      <w:proofErr w:type="spellStart"/>
      <w:r w:rsidRPr="008E5DA5">
        <w:rPr>
          <w:i/>
          <w:iCs/>
        </w:rPr>
        <w:t>dengan</w:t>
      </w:r>
      <w:proofErr w:type="spellEnd"/>
      <w:r w:rsidRPr="008E5DA5">
        <w:rPr>
          <w:i/>
          <w:iCs/>
        </w:rPr>
        <w:t xml:space="preserve"> </w:t>
      </w:r>
      <w:proofErr w:type="spellStart"/>
      <w:r w:rsidRPr="008E5DA5">
        <w:rPr>
          <w:i/>
          <w:iCs/>
        </w:rPr>
        <w:t>menggunakan</w:t>
      </w:r>
      <w:proofErr w:type="spellEnd"/>
      <w:r w:rsidRPr="008E5DA5">
        <w:rPr>
          <w:i/>
          <w:iCs/>
        </w:rPr>
        <w:t xml:space="preserve"> Python dan OpenCV. </w:t>
      </w:r>
      <w:proofErr w:type="spellStart"/>
      <w:r w:rsidRPr="008E5DA5">
        <w:rPr>
          <w:i/>
          <w:iCs/>
        </w:rPr>
        <w:t>Segmentasi</w:t>
      </w:r>
      <w:proofErr w:type="spellEnd"/>
      <w:r w:rsidRPr="008E5DA5">
        <w:rPr>
          <w:i/>
          <w:iCs/>
        </w:rPr>
        <w:t xml:space="preserve"> </w:t>
      </w:r>
      <w:proofErr w:type="spellStart"/>
      <w:r w:rsidRPr="008E5DA5">
        <w:rPr>
          <w:i/>
          <w:iCs/>
        </w:rPr>
        <w:t>dilakukan</w:t>
      </w:r>
      <w:proofErr w:type="spellEnd"/>
      <w:r w:rsidRPr="008E5DA5">
        <w:rPr>
          <w:i/>
          <w:iCs/>
        </w:rPr>
        <w:t xml:space="preserve"> </w:t>
      </w:r>
      <w:proofErr w:type="spellStart"/>
      <w:r w:rsidRPr="008E5DA5">
        <w:rPr>
          <w:i/>
          <w:iCs/>
        </w:rPr>
        <w:t>secara</w:t>
      </w:r>
      <w:proofErr w:type="spellEnd"/>
      <w:r w:rsidRPr="008E5DA5">
        <w:rPr>
          <w:i/>
          <w:iCs/>
        </w:rPr>
        <w:t xml:space="preserve"> manual </w:t>
      </w:r>
      <w:proofErr w:type="spellStart"/>
      <w:r w:rsidRPr="008E5DA5">
        <w:rPr>
          <w:i/>
          <w:iCs/>
        </w:rPr>
        <w:t>melalui</w:t>
      </w:r>
      <w:proofErr w:type="spellEnd"/>
      <w:r w:rsidRPr="008E5DA5">
        <w:rPr>
          <w:i/>
          <w:iCs/>
        </w:rPr>
        <w:t xml:space="preserve"> label-studio </w:t>
      </w:r>
      <w:proofErr w:type="spellStart"/>
      <w:r w:rsidRPr="008E5DA5">
        <w:rPr>
          <w:i/>
          <w:iCs/>
        </w:rPr>
        <w:t>untuk</w:t>
      </w:r>
      <w:proofErr w:type="spellEnd"/>
      <w:r w:rsidRPr="008E5DA5">
        <w:rPr>
          <w:i/>
          <w:iCs/>
        </w:rPr>
        <w:t xml:space="preserve"> </w:t>
      </w:r>
      <w:proofErr w:type="spellStart"/>
      <w:r w:rsidRPr="008E5DA5">
        <w:rPr>
          <w:i/>
          <w:iCs/>
        </w:rPr>
        <w:t>dibandingkan</w:t>
      </w:r>
      <w:proofErr w:type="spellEnd"/>
      <w:r w:rsidRPr="008E5DA5">
        <w:rPr>
          <w:i/>
          <w:iCs/>
        </w:rPr>
        <w:t xml:space="preserve"> </w:t>
      </w:r>
      <w:proofErr w:type="spellStart"/>
      <w:r w:rsidRPr="008E5DA5">
        <w:rPr>
          <w:i/>
          <w:iCs/>
        </w:rPr>
        <w:t>dengan</w:t>
      </w:r>
      <w:proofErr w:type="spellEnd"/>
      <w:r w:rsidRPr="008E5DA5">
        <w:rPr>
          <w:i/>
          <w:iCs/>
        </w:rPr>
        <w:t xml:space="preserve"> </w:t>
      </w:r>
      <w:proofErr w:type="spellStart"/>
      <w:r w:rsidRPr="008E5DA5">
        <w:rPr>
          <w:i/>
          <w:iCs/>
        </w:rPr>
        <w:t>implementasi</w:t>
      </w:r>
      <w:proofErr w:type="spellEnd"/>
      <w:r w:rsidRPr="008E5DA5">
        <w:rPr>
          <w:i/>
          <w:iCs/>
        </w:rPr>
        <w:t xml:space="preserve"> </w:t>
      </w:r>
      <w:proofErr w:type="spellStart"/>
      <w:r w:rsidRPr="008E5DA5">
        <w:rPr>
          <w:i/>
          <w:iCs/>
        </w:rPr>
        <w:t>otomatis</w:t>
      </w:r>
      <w:proofErr w:type="spellEnd"/>
      <w:r w:rsidRPr="008E5DA5">
        <w:rPr>
          <w:i/>
          <w:iCs/>
        </w:rPr>
        <w:t xml:space="preserve">, </w:t>
      </w:r>
      <w:proofErr w:type="spellStart"/>
      <w:r w:rsidRPr="008E5DA5">
        <w:rPr>
          <w:i/>
          <w:iCs/>
        </w:rPr>
        <w:t>dengan</w:t>
      </w:r>
      <w:proofErr w:type="spellEnd"/>
      <w:r w:rsidRPr="008E5DA5">
        <w:rPr>
          <w:i/>
          <w:iCs/>
        </w:rPr>
        <w:t xml:space="preserve"> </w:t>
      </w:r>
      <w:proofErr w:type="spellStart"/>
      <w:r w:rsidRPr="008E5DA5">
        <w:rPr>
          <w:i/>
          <w:iCs/>
        </w:rPr>
        <w:t>fokus</w:t>
      </w:r>
      <w:proofErr w:type="spellEnd"/>
      <w:r w:rsidRPr="008E5DA5">
        <w:rPr>
          <w:i/>
          <w:iCs/>
        </w:rPr>
        <w:t xml:space="preserve"> pada </w:t>
      </w:r>
      <w:proofErr w:type="spellStart"/>
      <w:r w:rsidRPr="008E5DA5">
        <w:rPr>
          <w:i/>
          <w:iCs/>
        </w:rPr>
        <w:t>berbagai</w:t>
      </w:r>
      <w:proofErr w:type="spellEnd"/>
      <w:r w:rsidRPr="008E5DA5">
        <w:rPr>
          <w:i/>
          <w:iCs/>
        </w:rPr>
        <w:t xml:space="preserve"> </w:t>
      </w:r>
      <w:proofErr w:type="spellStart"/>
      <w:r w:rsidRPr="008E5DA5">
        <w:rPr>
          <w:i/>
          <w:iCs/>
        </w:rPr>
        <w:t>jenis</w:t>
      </w:r>
      <w:proofErr w:type="spellEnd"/>
      <w:r w:rsidRPr="008E5DA5">
        <w:rPr>
          <w:i/>
          <w:iCs/>
        </w:rPr>
        <w:t xml:space="preserve"> </w:t>
      </w:r>
      <w:proofErr w:type="spellStart"/>
      <w:r w:rsidRPr="008E5DA5">
        <w:rPr>
          <w:i/>
          <w:iCs/>
        </w:rPr>
        <w:t>buah</w:t>
      </w:r>
      <w:proofErr w:type="spellEnd"/>
      <w:r w:rsidRPr="008E5DA5">
        <w:rPr>
          <w:i/>
          <w:iCs/>
        </w:rPr>
        <w:t xml:space="preserve"> dan </w:t>
      </w:r>
      <w:proofErr w:type="spellStart"/>
      <w:r w:rsidRPr="008E5DA5">
        <w:rPr>
          <w:i/>
          <w:iCs/>
        </w:rPr>
        <w:t>latar</w:t>
      </w:r>
      <w:proofErr w:type="spellEnd"/>
      <w:r w:rsidRPr="008E5DA5">
        <w:rPr>
          <w:i/>
          <w:iCs/>
        </w:rPr>
        <w:t xml:space="preserve"> </w:t>
      </w:r>
      <w:proofErr w:type="spellStart"/>
      <w:r w:rsidRPr="008E5DA5">
        <w:rPr>
          <w:i/>
          <w:iCs/>
        </w:rPr>
        <w:t>belakang</w:t>
      </w:r>
      <w:proofErr w:type="spellEnd"/>
      <w:r w:rsidRPr="008E5DA5">
        <w:rPr>
          <w:i/>
          <w:iCs/>
        </w:rPr>
        <w:t xml:space="preserve">. </w:t>
      </w:r>
      <w:proofErr w:type="spellStart"/>
      <w:r w:rsidRPr="008E5DA5">
        <w:rPr>
          <w:i/>
          <w:iCs/>
        </w:rPr>
        <w:t>Evaluasi</w:t>
      </w:r>
      <w:proofErr w:type="spellEnd"/>
      <w:r w:rsidRPr="008E5DA5">
        <w:rPr>
          <w:i/>
          <w:iCs/>
        </w:rPr>
        <w:t xml:space="preserve"> visual dan </w:t>
      </w:r>
      <w:proofErr w:type="spellStart"/>
      <w:r w:rsidRPr="008E5DA5">
        <w:rPr>
          <w:i/>
          <w:iCs/>
        </w:rPr>
        <w:t>IoU</w:t>
      </w:r>
      <w:proofErr w:type="spellEnd"/>
      <w:r w:rsidRPr="008E5DA5">
        <w:rPr>
          <w:i/>
          <w:iCs/>
        </w:rPr>
        <w:t xml:space="preserve"> </w:t>
      </w:r>
      <w:proofErr w:type="spellStart"/>
      <w:r w:rsidRPr="008E5DA5">
        <w:rPr>
          <w:i/>
          <w:iCs/>
        </w:rPr>
        <w:t>menunjukkan</w:t>
      </w:r>
      <w:proofErr w:type="spellEnd"/>
      <w:r w:rsidRPr="008E5DA5">
        <w:rPr>
          <w:i/>
          <w:iCs/>
        </w:rPr>
        <w:t xml:space="preserve"> </w:t>
      </w:r>
      <w:proofErr w:type="spellStart"/>
      <w:r w:rsidRPr="008E5DA5">
        <w:rPr>
          <w:i/>
          <w:iCs/>
        </w:rPr>
        <w:t>bahwa</w:t>
      </w:r>
      <w:proofErr w:type="spellEnd"/>
      <w:r w:rsidRPr="008E5DA5">
        <w:rPr>
          <w:i/>
          <w:iCs/>
        </w:rPr>
        <w:t xml:space="preserve"> </w:t>
      </w:r>
      <w:proofErr w:type="spellStart"/>
      <w:r w:rsidRPr="008E5DA5">
        <w:rPr>
          <w:i/>
          <w:iCs/>
        </w:rPr>
        <w:t>meskipun</w:t>
      </w:r>
      <w:proofErr w:type="spellEnd"/>
      <w:r w:rsidRPr="008E5DA5">
        <w:rPr>
          <w:i/>
          <w:iCs/>
        </w:rPr>
        <w:t xml:space="preserve"> </w:t>
      </w:r>
      <w:proofErr w:type="spellStart"/>
      <w:r w:rsidRPr="008E5DA5">
        <w:rPr>
          <w:i/>
          <w:iCs/>
        </w:rPr>
        <w:t>Algoritma</w:t>
      </w:r>
      <w:proofErr w:type="spellEnd"/>
      <w:r w:rsidRPr="008E5DA5">
        <w:rPr>
          <w:i/>
          <w:iCs/>
        </w:rPr>
        <w:t xml:space="preserve"> Watershed </w:t>
      </w:r>
      <w:proofErr w:type="spellStart"/>
      <w:r w:rsidRPr="008E5DA5">
        <w:rPr>
          <w:i/>
          <w:iCs/>
        </w:rPr>
        <w:t>berhasil</w:t>
      </w:r>
      <w:proofErr w:type="spellEnd"/>
      <w:r w:rsidRPr="008E5DA5">
        <w:rPr>
          <w:i/>
          <w:iCs/>
        </w:rPr>
        <w:t xml:space="preserve"> </w:t>
      </w:r>
      <w:proofErr w:type="spellStart"/>
      <w:r w:rsidRPr="008E5DA5">
        <w:rPr>
          <w:i/>
          <w:iCs/>
        </w:rPr>
        <w:t>memisahkan</w:t>
      </w:r>
      <w:proofErr w:type="spellEnd"/>
      <w:r w:rsidRPr="008E5DA5">
        <w:rPr>
          <w:i/>
          <w:iCs/>
        </w:rPr>
        <w:t xml:space="preserve"> </w:t>
      </w:r>
      <w:proofErr w:type="spellStart"/>
      <w:r w:rsidRPr="008E5DA5">
        <w:rPr>
          <w:i/>
          <w:iCs/>
        </w:rPr>
        <w:t>latar</w:t>
      </w:r>
      <w:proofErr w:type="spellEnd"/>
      <w:r w:rsidRPr="008E5DA5">
        <w:rPr>
          <w:i/>
          <w:iCs/>
        </w:rPr>
        <w:t xml:space="preserve"> </w:t>
      </w:r>
      <w:proofErr w:type="spellStart"/>
      <w:r w:rsidRPr="008E5DA5">
        <w:rPr>
          <w:i/>
          <w:iCs/>
        </w:rPr>
        <w:t>belakang</w:t>
      </w:r>
      <w:proofErr w:type="spellEnd"/>
      <w:r w:rsidRPr="008E5DA5">
        <w:rPr>
          <w:i/>
          <w:iCs/>
        </w:rPr>
        <w:t xml:space="preserve"> dan </w:t>
      </w:r>
      <w:proofErr w:type="spellStart"/>
      <w:r w:rsidRPr="008E5DA5">
        <w:rPr>
          <w:i/>
          <w:iCs/>
        </w:rPr>
        <w:t>objek</w:t>
      </w:r>
      <w:proofErr w:type="spellEnd"/>
      <w:r w:rsidRPr="008E5DA5">
        <w:rPr>
          <w:i/>
          <w:iCs/>
        </w:rPr>
        <w:t xml:space="preserve"> </w:t>
      </w:r>
      <w:proofErr w:type="spellStart"/>
      <w:r w:rsidRPr="008E5DA5">
        <w:rPr>
          <w:i/>
          <w:iCs/>
        </w:rPr>
        <w:t>buah</w:t>
      </w:r>
      <w:proofErr w:type="spellEnd"/>
      <w:r w:rsidRPr="008E5DA5">
        <w:rPr>
          <w:i/>
          <w:iCs/>
        </w:rPr>
        <w:t xml:space="preserve">, </w:t>
      </w:r>
      <w:proofErr w:type="spellStart"/>
      <w:r w:rsidRPr="008E5DA5">
        <w:rPr>
          <w:i/>
          <w:iCs/>
        </w:rPr>
        <w:t>hasilnya</w:t>
      </w:r>
      <w:proofErr w:type="spellEnd"/>
      <w:r w:rsidRPr="008E5DA5">
        <w:rPr>
          <w:i/>
          <w:iCs/>
        </w:rPr>
        <w:t xml:space="preserve"> </w:t>
      </w:r>
      <w:proofErr w:type="spellStart"/>
      <w:r w:rsidRPr="008E5DA5">
        <w:rPr>
          <w:i/>
          <w:iCs/>
        </w:rPr>
        <w:t>kurang</w:t>
      </w:r>
      <w:proofErr w:type="spellEnd"/>
      <w:r w:rsidRPr="008E5DA5">
        <w:rPr>
          <w:i/>
          <w:iCs/>
        </w:rPr>
        <w:t xml:space="preserve"> </w:t>
      </w:r>
      <w:proofErr w:type="spellStart"/>
      <w:r w:rsidRPr="008E5DA5">
        <w:rPr>
          <w:i/>
          <w:iCs/>
        </w:rPr>
        <w:t>memuaskan</w:t>
      </w:r>
      <w:proofErr w:type="spellEnd"/>
      <w:r w:rsidRPr="008E5DA5">
        <w:rPr>
          <w:i/>
          <w:iCs/>
        </w:rPr>
        <w:t xml:space="preserve">. Kinerja </w:t>
      </w:r>
      <w:proofErr w:type="spellStart"/>
      <w:r w:rsidRPr="008E5DA5">
        <w:rPr>
          <w:i/>
          <w:iCs/>
        </w:rPr>
        <w:t>lebih</w:t>
      </w:r>
      <w:proofErr w:type="spellEnd"/>
      <w:r w:rsidRPr="008E5DA5">
        <w:rPr>
          <w:i/>
          <w:iCs/>
        </w:rPr>
        <w:t xml:space="preserve"> </w:t>
      </w:r>
      <w:proofErr w:type="spellStart"/>
      <w:r w:rsidRPr="008E5DA5">
        <w:rPr>
          <w:i/>
          <w:iCs/>
        </w:rPr>
        <w:t>rendah</w:t>
      </w:r>
      <w:proofErr w:type="spellEnd"/>
      <w:r w:rsidRPr="008E5DA5">
        <w:rPr>
          <w:i/>
          <w:iCs/>
        </w:rPr>
        <w:t xml:space="preserve"> </w:t>
      </w:r>
      <w:proofErr w:type="spellStart"/>
      <w:r w:rsidRPr="008E5DA5">
        <w:rPr>
          <w:i/>
          <w:iCs/>
        </w:rPr>
        <w:t>dibandingkan</w:t>
      </w:r>
      <w:proofErr w:type="spellEnd"/>
      <w:r w:rsidRPr="008E5DA5">
        <w:rPr>
          <w:i/>
          <w:iCs/>
        </w:rPr>
        <w:t xml:space="preserve"> </w:t>
      </w:r>
      <w:proofErr w:type="spellStart"/>
      <w:r w:rsidRPr="008E5DA5">
        <w:rPr>
          <w:i/>
          <w:iCs/>
        </w:rPr>
        <w:t>dengan</w:t>
      </w:r>
      <w:proofErr w:type="spellEnd"/>
      <w:r w:rsidRPr="008E5DA5">
        <w:rPr>
          <w:i/>
          <w:iCs/>
        </w:rPr>
        <w:t xml:space="preserve"> </w:t>
      </w:r>
      <w:proofErr w:type="spellStart"/>
      <w:r w:rsidRPr="008E5DA5">
        <w:rPr>
          <w:i/>
          <w:iCs/>
        </w:rPr>
        <w:t>metode</w:t>
      </w:r>
      <w:proofErr w:type="spellEnd"/>
      <w:r w:rsidRPr="008E5DA5">
        <w:rPr>
          <w:i/>
          <w:iCs/>
        </w:rPr>
        <w:t xml:space="preserve"> Watershed yang </w:t>
      </w:r>
      <w:proofErr w:type="spellStart"/>
      <w:r w:rsidRPr="008E5DA5">
        <w:rPr>
          <w:i/>
          <w:iCs/>
        </w:rPr>
        <w:t>sudah</w:t>
      </w:r>
      <w:proofErr w:type="spellEnd"/>
      <w:r w:rsidRPr="008E5DA5">
        <w:rPr>
          <w:i/>
          <w:iCs/>
        </w:rPr>
        <w:t xml:space="preserve"> </w:t>
      </w:r>
      <w:proofErr w:type="spellStart"/>
      <w:r w:rsidRPr="008E5DA5">
        <w:rPr>
          <w:i/>
          <w:iCs/>
        </w:rPr>
        <w:t>ada</w:t>
      </w:r>
      <w:proofErr w:type="spellEnd"/>
      <w:r w:rsidRPr="008E5DA5">
        <w:rPr>
          <w:i/>
          <w:iCs/>
        </w:rPr>
        <w:t xml:space="preserve">, </w:t>
      </w:r>
      <w:proofErr w:type="spellStart"/>
      <w:r w:rsidRPr="008E5DA5">
        <w:rPr>
          <w:i/>
          <w:iCs/>
        </w:rPr>
        <w:t>kemungkinan</w:t>
      </w:r>
      <w:proofErr w:type="spellEnd"/>
      <w:r w:rsidRPr="008E5DA5">
        <w:rPr>
          <w:i/>
          <w:iCs/>
        </w:rPr>
        <w:t xml:space="preserve"> </w:t>
      </w:r>
      <w:proofErr w:type="spellStart"/>
      <w:r w:rsidRPr="008E5DA5">
        <w:rPr>
          <w:i/>
          <w:iCs/>
        </w:rPr>
        <w:t>disebabkan</w:t>
      </w:r>
      <w:proofErr w:type="spellEnd"/>
      <w:r w:rsidRPr="008E5DA5">
        <w:rPr>
          <w:i/>
          <w:iCs/>
        </w:rPr>
        <w:t xml:space="preserve"> oleh </w:t>
      </w:r>
      <w:proofErr w:type="spellStart"/>
      <w:r w:rsidRPr="008E5DA5">
        <w:rPr>
          <w:i/>
          <w:iCs/>
        </w:rPr>
        <w:t>pengambilan</w:t>
      </w:r>
      <w:proofErr w:type="spellEnd"/>
      <w:r w:rsidRPr="008E5DA5">
        <w:rPr>
          <w:i/>
          <w:iCs/>
        </w:rPr>
        <w:t xml:space="preserve"> </w:t>
      </w:r>
      <w:proofErr w:type="spellStart"/>
      <w:r w:rsidRPr="008E5DA5">
        <w:rPr>
          <w:i/>
          <w:iCs/>
        </w:rPr>
        <w:t>sebagian</w:t>
      </w:r>
      <w:proofErr w:type="spellEnd"/>
      <w:r w:rsidRPr="008E5DA5">
        <w:rPr>
          <w:i/>
          <w:iCs/>
        </w:rPr>
        <w:t xml:space="preserve"> channel dan </w:t>
      </w:r>
      <w:proofErr w:type="spellStart"/>
      <w:r w:rsidRPr="008E5DA5">
        <w:rPr>
          <w:i/>
          <w:iCs/>
        </w:rPr>
        <w:t>keberadaan</w:t>
      </w:r>
      <w:proofErr w:type="spellEnd"/>
      <w:r w:rsidRPr="008E5DA5">
        <w:rPr>
          <w:i/>
          <w:iCs/>
        </w:rPr>
        <w:t xml:space="preserve"> </w:t>
      </w:r>
      <w:proofErr w:type="spellStart"/>
      <w:r w:rsidRPr="008E5DA5">
        <w:rPr>
          <w:i/>
          <w:iCs/>
        </w:rPr>
        <w:t>bayangan</w:t>
      </w:r>
      <w:proofErr w:type="spellEnd"/>
      <w:r w:rsidRPr="008E5DA5">
        <w:rPr>
          <w:i/>
          <w:iCs/>
        </w:rPr>
        <w:t xml:space="preserve"> </w:t>
      </w:r>
      <w:proofErr w:type="spellStart"/>
      <w:r w:rsidRPr="008E5DA5">
        <w:rPr>
          <w:i/>
          <w:iCs/>
        </w:rPr>
        <w:t>dalam</w:t>
      </w:r>
      <w:proofErr w:type="spellEnd"/>
      <w:r w:rsidRPr="008E5DA5">
        <w:rPr>
          <w:i/>
          <w:iCs/>
        </w:rPr>
        <w:t xml:space="preserve"> dataset. </w:t>
      </w:r>
      <w:proofErr w:type="spellStart"/>
      <w:r w:rsidRPr="008E5DA5">
        <w:rPr>
          <w:i/>
          <w:iCs/>
        </w:rPr>
        <w:t>Studi</w:t>
      </w:r>
      <w:proofErr w:type="spellEnd"/>
      <w:r w:rsidRPr="008E5DA5">
        <w:rPr>
          <w:i/>
          <w:iCs/>
        </w:rPr>
        <w:t xml:space="preserve"> </w:t>
      </w:r>
      <w:proofErr w:type="spellStart"/>
      <w:r w:rsidRPr="008E5DA5">
        <w:rPr>
          <w:i/>
          <w:iCs/>
        </w:rPr>
        <w:t>ini</w:t>
      </w:r>
      <w:proofErr w:type="spellEnd"/>
      <w:r w:rsidRPr="008E5DA5">
        <w:rPr>
          <w:i/>
          <w:iCs/>
        </w:rPr>
        <w:t xml:space="preserve"> </w:t>
      </w:r>
      <w:proofErr w:type="spellStart"/>
      <w:r w:rsidRPr="008E5DA5">
        <w:rPr>
          <w:i/>
          <w:iCs/>
        </w:rPr>
        <w:t>memberikan</w:t>
      </w:r>
      <w:proofErr w:type="spellEnd"/>
      <w:r w:rsidRPr="008E5DA5">
        <w:rPr>
          <w:i/>
          <w:iCs/>
        </w:rPr>
        <w:t xml:space="preserve"> </w:t>
      </w:r>
      <w:proofErr w:type="spellStart"/>
      <w:r w:rsidRPr="008E5DA5">
        <w:rPr>
          <w:i/>
          <w:iCs/>
        </w:rPr>
        <w:t>wawasan</w:t>
      </w:r>
      <w:proofErr w:type="spellEnd"/>
      <w:r w:rsidRPr="008E5DA5">
        <w:rPr>
          <w:i/>
          <w:iCs/>
        </w:rPr>
        <w:t xml:space="preserve"> </w:t>
      </w:r>
      <w:proofErr w:type="spellStart"/>
      <w:r w:rsidRPr="008E5DA5">
        <w:rPr>
          <w:i/>
          <w:iCs/>
        </w:rPr>
        <w:t>potensial</w:t>
      </w:r>
      <w:proofErr w:type="spellEnd"/>
      <w:r w:rsidRPr="008E5DA5">
        <w:rPr>
          <w:i/>
          <w:iCs/>
        </w:rPr>
        <w:t xml:space="preserve"> </w:t>
      </w:r>
      <w:proofErr w:type="spellStart"/>
      <w:r w:rsidRPr="008E5DA5">
        <w:rPr>
          <w:i/>
          <w:iCs/>
        </w:rPr>
        <w:t>terkait</w:t>
      </w:r>
      <w:proofErr w:type="spellEnd"/>
      <w:r w:rsidRPr="008E5DA5">
        <w:rPr>
          <w:i/>
          <w:iCs/>
        </w:rPr>
        <w:t xml:space="preserve"> </w:t>
      </w:r>
      <w:proofErr w:type="spellStart"/>
      <w:r w:rsidRPr="008E5DA5">
        <w:rPr>
          <w:i/>
          <w:iCs/>
        </w:rPr>
        <w:t>peningkatan</w:t>
      </w:r>
      <w:proofErr w:type="spellEnd"/>
      <w:r w:rsidRPr="008E5DA5">
        <w:rPr>
          <w:i/>
          <w:iCs/>
        </w:rPr>
        <w:t xml:space="preserve"> </w:t>
      </w:r>
      <w:proofErr w:type="spellStart"/>
      <w:r w:rsidRPr="008E5DA5">
        <w:rPr>
          <w:i/>
          <w:iCs/>
        </w:rPr>
        <w:t>performa</w:t>
      </w:r>
      <w:proofErr w:type="spellEnd"/>
      <w:r w:rsidRPr="008E5DA5">
        <w:rPr>
          <w:i/>
          <w:iCs/>
        </w:rPr>
        <w:t xml:space="preserve"> </w:t>
      </w:r>
      <w:proofErr w:type="spellStart"/>
      <w:r w:rsidRPr="008E5DA5">
        <w:rPr>
          <w:i/>
          <w:iCs/>
        </w:rPr>
        <w:t>metode</w:t>
      </w:r>
      <w:proofErr w:type="spellEnd"/>
      <w:r w:rsidRPr="008E5DA5">
        <w:rPr>
          <w:i/>
          <w:iCs/>
        </w:rPr>
        <w:t xml:space="preserve"> </w:t>
      </w:r>
      <w:proofErr w:type="spellStart"/>
      <w:r w:rsidRPr="008E5DA5">
        <w:rPr>
          <w:i/>
          <w:iCs/>
        </w:rPr>
        <w:t>segmentasi</w:t>
      </w:r>
      <w:proofErr w:type="spellEnd"/>
      <w:r w:rsidRPr="008E5DA5">
        <w:rPr>
          <w:i/>
          <w:iCs/>
        </w:rPr>
        <w:t xml:space="preserve">, </w:t>
      </w:r>
      <w:proofErr w:type="spellStart"/>
      <w:r w:rsidRPr="008E5DA5">
        <w:rPr>
          <w:i/>
          <w:iCs/>
        </w:rPr>
        <w:t>khususnya</w:t>
      </w:r>
      <w:proofErr w:type="spellEnd"/>
      <w:r w:rsidRPr="008E5DA5">
        <w:rPr>
          <w:i/>
          <w:iCs/>
        </w:rPr>
        <w:t xml:space="preserve"> </w:t>
      </w:r>
      <w:proofErr w:type="spellStart"/>
      <w:r w:rsidRPr="008E5DA5">
        <w:rPr>
          <w:i/>
          <w:iCs/>
        </w:rPr>
        <w:t>dalam</w:t>
      </w:r>
      <w:proofErr w:type="spellEnd"/>
      <w:r w:rsidRPr="008E5DA5">
        <w:rPr>
          <w:i/>
          <w:iCs/>
        </w:rPr>
        <w:t xml:space="preserve"> </w:t>
      </w:r>
      <w:proofErr w:type="spellStart"/>
      <w:r w:rsidRPr="008E5DA5">
        <w:rPr>
          <w:i/>
          <w:iCs/>
        </w:rPr>
        <w:t>konteks</w:t>
      </w:r>
      <w:proofErr w:type="spellEnd"/>
      <w:r w:rsidRPr="008E5DA5">
        <w:rPr>
          <w:i/>
          <w:iCs/>
        </w:rPr>
        <w:t xml:space="preserve"> dataset </w:t>
      </w:r>
      <w:proofErr w:type="spellStart"/>
      <w:r w:rsidRPr="008E5DA5">
        <w:rPr>
          <w:i/>
          <w:iCs/>
        </w:rPr>
        <w:t>buah</w:t>
      </w:r>
      <w:proofErr w:type="spellEnd"/>
      <w:r w:rsidRPr="008E5DA5">
        <w:rPr>
          <w:i/>
          <w:iCs/>
        </w:rPr>
        <w:t xml:space="preserve"> yang </w:t>
      </w:r>
      <w:proofErr w:type="spellStart"/>
      <w:r w:rsidRPr="008E5DA5">
        <w:rPr>
          <w:i/>
          <w:iCs/>
        </w:rPr>
        <w:t>beragam</w:t>
      </w:r>
      <w:proofErr w:type="spellEnd"/>
      <w:r w:rsidR="004F5936">
        <w:rPr>
          <w:i/>
          <w:iCs/>
        </w:rPr>
        <w:t>.</w:t>
      </w:r>
    </w:p>
    <w:p w14:paraId="62033EEF" w14:textId="3781E216" w:rsidR="00C56781" w:rsidRPr="00DF3859" w:rsidRDefault="00C56781" w:rsidP="008D438D">
      <w:pPr>
        <w:pStyle w:val="Abstract"/>
        <w:tabs>
          <w:tab w:val="left" w:pos="202"/>
          <w:tab w:val="left" w:pos="404"/>
          <w:tab w:val="left" w:pos="7050"/>
        </w:tabs>
      </w:pPr>
      <w:r w:rsidRPr="00DF3859">
        <w:t xml:space="preserve"> </w:t>
      </w:r>
      <w:r w:rsidRPr="00DF3859">
        <w:tab/>
      </w:r>
    </w:p>
    <w:p w14:paraId="5241C5D5" w14:textId="0B14E7C6" w:rsidR="00C56781" w:rsidRDefault="008EA93D" w:rsidP="33458754">
      <w:pPr>
        <w:pStyle w:val="IndexTerms"/>
      </w:pPr>
      <w:r w:rsidRPr="008EA93D">
        <w:rPr>
          <w:b/>
        </w:rPr>
        <w:t xml:space="preserve">Kata </w:t>
      </w:r>
      <w:proofErr w:type="spellStart"/>
      <w:r w:rsidRPr="008EA93D">
        <w:rPr>
          <w:b/>
        </w:rPr>
        <w:t>Kunci</w:t>
      </w:r>
      <w:proofErr w:type="spellEnd"/>
      <w:r>
        <w:t xml:space="preserve">: </w:t>
      </w:r>
      <w:proofErr w:type="spellStart"/>
      <w:r>
        <w:t>Segmentasi</w:t>
      </w:r>
      <w:proofErr w:type="spellEnd"/>
      <w:r>
        <w:t xml:space="preserve"> Citra, </w:t>
      </w:r>
      <w:proofErr w:type="spellStart"/>
      <w:r>
        <w:t>Segmentasi</w:t>
      </w:r>
      <w:proofErr w:type="spellEnd"/>
      <w:r>
        <w:t xml:space="preserve"> </w:t>
      </w:r>
      <w:proofErr w:type="spellStart"/>
      <w:r>
        <w:t>Buah</w:t>
      </w:r>
      <w:proofErr w:type="spellEnd"/>
      <w:r>
        <w:t xml:space="preserve">, </w:t>
      </w:r>
      <w:proofErr w:type="spellStart"/>
      <w:r>
        <w:t>Algoritma</w:t>
      </w:r>
      <w:proofErr w:type="spellEnd"/>
      <w:r>
        <w:t xml:space="preserve"> Watershed, </w:t>
      </w:r>
      <w:proofErr w:type="spellStart"/>
      <w:r>
        <w:t>Peningkatan</w:t>
      </w:r>
      <w:proofErr w:type="spellEnd"/>
      <w:r>
        <w:t xml:space="preserve"> </w:t>
      </w:r>
      <w:proofErr w:type="spellStart"/>
      <w:r>
        <w:t>Algoritma</w:t>
      </w:r>
      <w:proofErr w:type="spellEnd"/>
      <w:r>
        <w:t xml:space="preserve"> Watershed.</w:t>
      </w:r>
    </w:p>
    <w:p w14:paraId="24BE8985" w14:textId="77777777" w:rsidR="0004193B" w:rsidRPr="0004193B" w:rsidRDefault="0004193B" w:rsidP="008D438D"/>
    <w:p w14:paraId="09FC5AB6" w14:textId="61D11CAA" w:rsidR="569077BE" w:rsidRPr="00DF3859" w:rsidRDefault="6E30448D" w:rsidP="569077BE">
      <w:pPr>
        <w:pStyle w:val="Title"/>
        <w:framePr w:wrap="notBeside"/>
        <w:spacing w:line="259" w:lineRule="auto"/>
      </w:pPr>
      <w:r w:rsidRPr="00DF3859">
        <w:t>IMPROVED WATERSHED ALGORITHM FOR IMAGE SEGMENTATION OF LOcal INDONESIAN fruit</w:t>
      </w:r>
    </w:p>
    <w:p w14:paraId="5A0F2BFD" w14:textId="77777777" w:rsidR="0004193B" w:rsidRPr="00DF3859" w:rsidRDefault="0004193B" w:rsidP="0004193B"/>
    <w:p w14:paraId="066FBD29" w14:textId="5A09AF6E" w:rsidR="63877A98" w:rsidRPr="00DF3859" w:rsidRDefault="63877A98" w:rsidP="63877A98">
      <w:pPr>
        <w:pStyle w:val="AuthorName"/>
      </w:pPr>
      <w:r w:rsidRPr="00DF3859">
        <w:t>Muhammad Bintang Bahy</w:t>
      </w:r>
      <w:r w:rsidRPr="00DF3859">
        <w:rPr>
          <w:vertAlign w:val="superscript"/>
        </w:rPr>
        <w:t>1)</w:t>
      </w:r>
      <w:r w:rsidRPr="00DF3859">
        <w:t xml:space="preserve">, Nur </w:t>
      </w:r>
      <w:proofErr w:type="spellStart"/>
      <w:r w:rsidRPr="00DF3859">
        <w:t>Rahmat</w:t>
      </w:r>
      <w:proofErr w:type="spellEnd"/>
      <w:r w:rsidRPr="00DF3859">
        <w:t xml:space="preserve"> </w:t>
      </w:r>
      <w:proofErr w:type="spellStart"/>
      <w:r w:rsidRPr="00DF3859">
        <w:t>Dwi</w:t>
      </w:r>
      <w:proofErr w:type="spellEnd"/>
      <w:r w:rsidRPr="00DF3859">
        <w:t xml:space="preserve"> Riyanto</w:t>
      </w:r>
      <w:r w:rsidRPr="00DF3859">
        <w:rPr>
          <w:vertAlign w:val="superscript"/>
        </w:rPr>
        <w:t>2)</w:t>
      </w:r>
      <w:r w:rsidRPr="00DF3859">
        <w:t xml:space="preserve">, </w:t>
      </w:r>
    </w:p>
    <w:p w14:paraId="58AE9F36" w14:textId="19FA817E" w:rsidR="63877A98" w:rsidRPr="00DF3859" w:rsidRDefault="63877A98" w:rsidP="63877A98">
      <w:pPr>
        <w:pStyle w:val="AuthorName"/>
      </w:pPr>
      <w:r w:rsidRPr="00DF3859">
        <w:t xml:space="preserve">Muhammad Zain </w:t>
      </w:r>
      <w:proofErr w:type="spellStart"/>
      <w:r w:rsidRPr="00DF3859">
        <w:t>Fawwaz</w:t>
      </w:r>
      <w:proofErr w:type="spellEnd"/>
      <w:r w:rsidRPr="00DF3859">
        <w:t xml:space="preserve"> </w:t>
      </w:r>
      <w:proofErr w:type="spellStart"/>
      <w:r w:rsidRPr="00DF3859">
        <w:t>Nuruddin</w:t>
      </w:r>
      <w:proofErr w:type="spellEnd"/>
      <w:r w:rsidRPr="00DF3859">
        <w:t xml:space="preserve"> Siswantoro</w:t>
      </w:r>
      <w:r w:rsidRPr="00DF3859">
        <w:rPr>
          <w:vertAlign w:val="superscript"/>
        </w:rPr>
        <w:t>3)</w:t>
      </w:r>
      <w:r w:rsidRPr="00DF3859">
        <w:t>, Anny Yuniarti</w:t>
      </w:r>
      <w:r w:rsidRPr="00DF3859">
        <w:rPr>
          <w:vertAlign w:val="superscript"/>
        </w:rPr>
        <w:t>4)</w:t>
      </w:r>
    </w:p>
    <w:p w14:paraId="0339F12B" w14:textId="53D1C46E" w:rsidR="0004193B" w:rsidRPr="00DF3859" w:rsidRDefault="1CDCD3D8" w:rsidP="0004193B">
      <w:pPr>
        <w:jc w:val="center"/>
      </w:pPr>
      <w:r w:rsidRPr="1CDCD3D8">
        <w:rPr>
          <w:vertAlign w:val="superscript"/>
        </w:rPr>
        <w:t>1, 2, 3, 4)</w:t>
      </w:r>
      <w:r w:rsidRPr="1CDCD3D8">
        <w:t xml:space="preserve"> Department of Informatics Engineering, </w:t>
      </w:r>
      <w:proofErr w:type="spellStart"/>
      <w:r w:rsidRPr="1CDCD3D8">
        <w:t>Institut</w:t>
      </w:r>
      <w:proofErr w:type="spellEnd"/>
      <w:r w:rsidRPr="1CDCD3D8">
        <w:t xml:space="preserve"> </w:t>
      </w:r>
      <w:proofErr w:type="spellStart"/>
      <w:r w:rsidRPr="1CDCD3D8">
        <w:t>Teknologi</w:t>
      </w:r>
      <w:proofErr w:type="spellEnd"/>
      <w:r w:rsidRPr="1CDCD3D8">
        <w:t xml:space="preserve"> </w:t>
      </w:r>
      <w:proofErr w:type="spellStart"/>
      <w:r w:rsidRPr="1CDCD3D8">
        <w:t>Sepuluh</w:t>
      </w:r>
      <w:proofErr w:type="spellEnd"/>
      <w:r w:rsidRPr="1CDCD3D8">
        <w:t xml:space="preserve"> </w:t>
      </w:r>
      <w:proofErr w:type="spellStart"/>
      <w:r w:rsidRPr="1CDCD3D8">
        <w:t>Nopember</w:t>
      </w:r>
      <w:proofErr w:type="spellEnd"/>
      <w:r w:rsidRPr="1CDCD3D8">
        <w:t>, Surabaya</w:t>
      </w:r>
    </w:p>
    <w:p w14:paraId="59A07C85" w14:textId="0F95F8C9" w:rsidR="1CDCD3D8" w:rsidRDefault="00D33083" w:rsidP="1CDCD3D8">
      <w:pPr>
        <w:jc w:val="center"/>
        <w:rPr>
          <w:vertAlign w:val="superscript"/>
        </w:rPr>
      </w:pPr>
      <w:hyperlink r:id="rId12">
        <w:r w:rsidR="4ED84B93" w:rsidRPr="4ED84B93">
          <w:rPr>
            <w:rStyle w:val="Hyperlink"/>
          </w:rPr>
          <w:t>6025222003@mhs.its.ac.id</w:t>
        </w:r>
      </w:hyperlink>
      <w:r w:rsidR="4ED84B93" w:rsidRPr="4ED84B93">
        <w:rPr>
          <w:vertAlign w:val="superscript"/>
        </w:rPr>
        <w:t xml:space="preserve"> 1)</w:t>
      </w:r>
      <w:r w:rsidR="4ED84B93">
        <w:t xml:space="preserve">, </w:t>
      </w:r>
      <w:hyperlink r:id="rId13">
        <w:r w:rsidR="4ED84B93" w:rsidRPr="4ED84B93">
          <w:rPr>
            <w:rStyle w:val="Hyperlink"/>
          </w:rPr>
          <w:t>6025222008@mhs.its.ac.id</w:t>
        </w:r>
      </w:hyperlink>
      <w:r w:rsidR="4ED84B93">
        <w:t xml:space="preserve"> </w:t>
      </w:r>
      <w:r w:rsidR="4ED84B93" w:rsidRPr="4ED84B93">
        <w:rPr>
          <w:vertAlign w:val="superscript"/>
        </w:rPr>
        <w:t>2)</w:t>
      </w:r>
      <w:r w:rsidR="4ED84B93">
        <w:t xml:space="preserve">, </w:t>
      </w:r>
    </w:p>
    <w:p w14:paraId="25051B0B" w14:textId="4A434905" w:rsidR="1CDCD3D8" w:rsidRDefault="00D33083" w:rsidP="1CDCD3D8">
      <w:pPr>
        <w:jc w:val="center"/>
      </w:pPr>
      <w:hyperlink r:id="rId14">
        <w:r w:rsidR="4ED84B93" w:rsidRPr="4ED84B93">
          <w:rPr>
            <w:rStyle w:val="Hyperlink"/>
          </w:rPr>
          <w:t>6025222009@mhs.its.ac.id</w:t>
        </w:r>
      </w:hyperlink>
      <w:r w:rsidR="4ED84B93" w:rsidRPr="4ED84B93">
        <w:rPr>
          <w:vertAlign w:val="superscript"/>
        </w:rPr>
        <w:t xml:space="preserve"> 3)</w:t>
      </w:r>
      <w:r w:rsidR="4ED84B93">
        <w:t xml:space="preserve">, </w:t>
      </w:r>
      <w:hyperlink r:id="rId15">
        <w:r w:rsidR="4ED84B93" w:rsidRPr="4ED84B93">
          <w:rPr>
            <w:rStyle w:val="Hyperlink"/>
            <w:sz w:val="21"/>
            <w:szCs w:val="21"/>
          </w:rPr>
          <w:t>anny@if.its.ac.id</w:t>
        </w:r>
      </w:hyperlink>
      <w:r w:rsidR="4ED84B93" w:rsidRPr="4ED84B93">
        <w:rPr>
          <w:color w:val="333333"/>
          <w:sz w:val="21"/>
          <w:szCs w:val="21"/>
        </w:rPr>
        <w:t xml:space="preserve"> </w:t>
      </w:r>
      <w:r w:rsidR="4ED84B93" w:rsidRPr="4ED84B93">
        <w:rPr>
          <w:vertAlign w:val="superscript"/>
        </w:rPr>
        <w:t>4)</w:t>
      </w:r>
    </w:p>
    <w:p w14:paraId="45D1942E" w14:textId="77777777" w:rsidR="0004193B" w:rsidRPr="00DF3859" w:rsidRDefault="0004193B" w:rsidP="008D438D"/>
    <w:p w14:paraId="404F5817" w14:textId="77777777" w:rsidR="00C56781" w:rsidRPr="00DF3859" w:rsidRDefault="00C56781" w:rsidP="008D438D">
      <w:pPr>
        <w:pStyle w:val="Abstract"/>
        <w:jc w:val="center"/>
        <w:rPr>
          <w:b/>
          <w:i w:val="0"/>
        </w:rPr>
      </w:pPr>
      <w:r w:rsidRPr="00DF3859">
        <w:rPr>
          <w:b/>
          <w:i w:val="0"/>
        </w:rPr>
        <w:t>ABSTRACT</w:t>
      </w:r>
    </w:p>
    <w:p w14:paraId="3BB28449" w14:textId="2CD07788" w:rsidR="090B4AEC" w:rsidRDefault="090B4AEC" w:rsidP="33458754">
      <w:pPr>
        <w:ind w:firstLine="202"/>
        <w:jc w:val="both"/>
        <w:rPr>
          <w:i/>
        </w:rPr>
      </w:pPr>
      <w:proofErr w:type="gramStart"/>
      <w:r w:rsidRPr="008EA93D">
        <w:rPr>
          <w:i/>
        </w:rPr>
        <w:t>Indonesia</w:t>
      </w:r>
      <w:r w:rsidR="33458754" w:rsidRPr="33458754">
        <w:rPr>
          <w:i/>
          <w:iCs/>
        </w:rPr>
        <w:t xml:space="preserve"> </w:t>
      </w:r>
      <w:r w:rsidRPr="008EA93D">
        <w:rPr>
          <w:i/>
        </w:rPr>
        <w:t xml:space="preserve"> as</w:t>
      </w:r>
      <w:proofErr w:type="gramEnd"/>
      <w:r w:rsidRPr="008EA93D">
        <w:rPr>
          <w:i/>
        </w:rPr>
        <w:t xml:space="preserve"> a resource-rich country, boasts a diverse array of local fruits. However, the segmentation of fruit species remains a challenge, despite technological support. Fruit image segmentation is confined to a limited number of fruit types, necessitating the development of more comprehensive fruit imaging. The Watershed algorithm, a common method in image segmentation based on mathematical morphology, is employed in this research. The classical Watershed algorithm has drawbacks such as sensitivity to noise and over-segmentation. Therefore, this study aims to enhance the performance of the Watershed algorithm. The method is tested on 16 fruit datasets from Ubaya-IFDS3000 using Python and OpenCV. Manual segmentation through label-studio is compared with automated implementation, focusing on various fruit types and backgrounds. Visual evaluation and </w:t>
      </w:r>
      <w:proofErr w:type="spellStart"/>
      <w:r w:rsidRPr="008EA93D">
        <w:rPr>
          <w:i/>
        </w:rPr>
        <w:t>IoU</w:t>
      </w:r>
      <w:proofErr w:type="spellEnd"/>
      <w:r w:rsidRPr="008EA93D">
        <w:rPr>
          <w:i/>
        </w:rPr>
        <w:t xml:space="preserve"> indicate that while the Watershed algorithm successfully separates the background and fruit objects, the results are less satisfactory. Performance is lower compared to existing Watershed methods, possibly due to partial channel extraction and the presence of shadows in the dataset. This study provides potential insights into improving segmentation method performance, especially in the context of diverse fruit datasets.</w:t>
      </w:r>
    </w:p>
    <w:p w14:paraId="176EEE1D" w14:textId="77777777" w:rsidR="00C56781" w:rsidRPr="00DF3859" w:rsidRDefault="00C56781" w:rsidP="33458754">
      <w:pPr>
        <w:tabs>
          <w:tab w:val="left" w:pos="4404"/>
        </w:tabs>
        <w:jc w:val="both"/>
      </w:pPr>
      <w:r w:rsidRPr="00DF3859">
        <w:tab/>
      </w:r>
    </w:p>
    <w:p w14:paraId="65ED0EFF" w14:textId="1E96AC66" w:rsidR="00C56781" w:rsidRDefault="1512C9CB" w:rsidP="33458754">
      <w:pPr>
        <w:pStyle w:val="IndexTerms"/>
        <w:jc w:val="left"/>
        <w:sectPr w:rsidR="00C56781" w:rsidSect="00E8777A">
          <w:headerReference w:type="even" r:id="rId16"/>
          <w:headerReference w:type="default" r:id="rId17"/>
          <w:footerReference w:type="even" r:id="rId18"/>
          <w:footerReference w:type="default" r:id="rId19"/>
          <w:footerReference w:type="first" r:id="rId20"/>
          <w:type w:val="continuous"/>
          <w:pgSz w:w="11907" w:h="16839" w:code="9"/>
          <w:pgMar w:top="1008" w:right="936" w:bottom="1008" w:left="936" w:header="432" w:footer="432" w:gutter="0"/>
          <w:cols w:space="288"/>
          <w:docGrid w:linePitch="272"/>
        </w:sectPr>
      </w:pPr>
      <w:r w:rsidRPr="1512C9CB">
        <w:rPr>
          <w:b/>
        </w:rPr>
        <w:t>Keywords</w:t>
      </w:r>
      <w:r>
        <w:t xml:space="preserve">: </w:t>
      </w:r>
      <w:r w:rsidR="5D2B8A34">
        <w:t xml:space="preserve">Image Segmentation, </w:t>
      </w:r>
      <w:r>
        <w:t>Fruit Segmentation, Watershed Algorithm, Improved Watershed Algorithm.</w:t>
      </w:r>
    </w:p>
    <w:p w14:paraId="653F1E60" w14:textId="102C3F9E" w:rsidR="3F249C38" w:rsidRDefault="3F249C38"/>
    <w:p w14:paraId="00EC4939" w14:textId="770C3AA4" w:rsidR="3F249C38" w:rsidRDefault="3F249C38" w:rsidP="3F249C38">
      <w:pPr>
        <w:pStyle w:val="Heading1"/>
      </w:pPr>
      <w:proofErr w:type="spellStart"/>
      <w:r>
        <w:t>Pendahuluan</w:t>
      </w:r>
      <w:proofErr w:type="spellEnd"/>
    </w:p>
    <w:p w14:paraId="04C26476" w14:textId="2B92B802" w:rsidR="005431B0" w:rsidRPr="00F909B9" w:rsidRDefault="00F909B9" w:rsidP="00935846">
      <w:pPr>
        <w:pStyle w:val="Heading1"/>
        <w:framePr w:dropCap="drop" w:lines="3" w:wrap="around" w:vAnchor="text" w:hAnchor="text" w:y="35"/>
        <w:numPr>
          <w:ilvl w:val="0"/>
          <w:numId w:val="0"/>
        </w:numPr>
        <w:spacing w:line="758" w:lineRule="exact"/>
        <w:jc w:val="left"/>
        <w:textAlignment w:val="baseline"/>
        <w:rPr>
          <w:position w:val="-10"/>
          <w:szCs w:val="22"/>
        </w:rPr>
      </w:pPr>
      <w:r w:rsidRPr="00F909B9">
        <w:rPr>
          <w:position w:val="-10"/>
          <w:sz w:val="144"/>
          <w:szCs w:val="144"/>
        </w:rPr>
        <w:t>I</w:t>
      </w:r>
    </w:p>
    <w:p w14:paraId="73753800" w14:textId="67DD74F4" w:rsidR="0050478C" w:rsidRPr="00E4451D" w:rsidRDefault="41A89B34" w:rsidP="008509DC">
      <w:pPr>
        <w:jc w:val="both"/>
        <w:rPr>
          <w:sz w:val="22"/>
          <w:szCs w:val="22"/>
        </w:rPr>
      </w:pPr>
      <w:r w:rsidRPr="41A89B34">
        <w:rPr>
          <w:smallCaps/>
        </w:rPr>
        <w:t>NDONESIA</w:t>
      </w:r>
      <w:r w:rsidR="00A705BB">
        <w:t xml:space="preserve"> </w:t>
      </w:r>
      <w:proofErr w:type="spellStart"/>
      <w:r w:rsidR="0050478C" w:rsidRPr="00E4451D">
        <w:rPr>
          <w:sz w:val="22"/>
          <w:szCs w:val="22"/>
        </w:rPr>
        <w:t>merupakan</w:t>
      </w:r>
      <w:proofErr w:type="spellEnd"/>
      <w:r w:rsidR="0050478C" w:rsidRPr="00E4451D">
        <w:rPr>
          <w:sz w:val="22"/>
          <w:szCs w:val="22"/>
        </w:rPr>
        <w:t xml:space="preserve"> negara </w:t>
      </w:r>
      <w:proofErr w:type="spellStart"/>
      <w:r w:rsidR="0050478C" w:rsidRPr="00E4451D">
        <w:rPr>
          <w:sz w:val="22"/>
          <w:szCs w:val="22"/>
        </w:rPr>
        <w:t>tropis</w:t>
      </w:r>
      <w:proofErr w:type="spellEnd"/>
      <w:r w:rsidR="0050478C" w:rsidRPr="00E4451D">
        <w:rPr>
          <w:sz w:val="22"/>
          <w:szCs w:val="22"/>
        </w:rPr>
        <w:t xml:space="preserve"> yang </w:t>
      </w:r>
      <w:proofErr w:type="spellStart"/>
      <w:r w:rsidR="0050478C" w:rsidRPr="00E4451D">
        <w:rPr>
          <w:sz w:val="22"/>
          <w:szCs w:val="22"/>
        </w:rPr>
        <w:t>memiliki</w:t>
      </w:r>
      <w:proofErr w:type="spellEnd"/>
      <w:r w:rsidR="0050478C" w:rsidRPr="00E4451D">
        <w:rPr>
          <w:sz w:val="22"/>
          <w:szCs w:val="22"/>
        </w:rPr>
        <w:t xml:space="preserve"> </w:t>
      </w:r>
      <w:proofErr w:type="spellStart"/>
      <w:r w:rsidR="0050478C" w:rsidRPr="00E4451D">
        <w:rPr>
          <w:sz w:val="22"/>
          <w:szCs w:val="22"/>
        </w:rPr>
        <w:t>lebih</w:t>
      </w:r>
      <w:proofErr w:type="spellEnd"/>
      <w:r w:rsidR="0050478C" w:rsidRPr="00E4451D">
        <w:rPr>
          <w:sz w:val="22"/>
          <w:szCs w:val="22"/>
        </w:rPr>
        <w:t xml:space="preserve"> </w:t>
      </w:r>
      <w:proofErr w:type="spellStart"/>
      <w:r w:rsidR="0050478C" w:rsidRPr="00E4451D">
        <w:rPr>
          <w:sz w:val="22"/>
          <w:szCs w:val="22"/>
        </w:rPr>
        <w:t>dari</w:t>
      </w:r>
      <w:proofErr w:type="spellEnd"/>
      <w:r w:rsidR="0050478C" w:rsidRPr="00E4451D">
        <w:rPr>
          <w:sz w:val="22"/>
          <w:szCs w:val="22"/>
        </w:rPr>
        <w:t xml:space="preserve"> 300 </w:t>
      </w:r>
      <w:proofErr w:type="spellStart"/>
      <w:r w:rsidR="0050478C" w:rsidRPr="00E4451D">
        <w:rPr>
          <w:sz w:val="22"/>
          <w:szCs w:val="22"/>
        </w:rPr>
        <w:t>spesies</w:t>
      </w:r>
      <w:proofErr w:type="spellEnd"/>
      <w:r w:rsidR="0050478C" w:rsidRPr="00E4451D">
        <w:rPr>
          <w:sz w:val="22"/>
          <w:szCs w:val="22"/>
        </w:rPr>
        <w:t xml:space="preserve"> </w:t>
      </w:r>
      <w:proofErr w:type="spellStart"/>
      <w:r w:rsidR="0050478C" w:rsidRPr="00E4451D">
        <w:rPr>
          <w:sz w:val="22"/>
          <w:szCs w:val="22"/>
        </w:rPr>
        <w:t>buah</w:t>
      </w:r>
      <w:proofErr w:type="spellEnd"/>
      <w:r w:rsidR="0050478C" w:rsidRPr="00E4451D">
        <w:rPr>
          <w:sz w:val="22"/>
          <w:szCs w:val="22"/>
        </w:rPr>
        <w:t xml:space="preserve"> </w:t>
      </w:r>
      <w:proofErr w:type="spellStart"/>
      <w:r w:rsidR="0050478C" w:rsidRPr="00E4451D">
        <w:rPr>
          <w:sz w:val="22"/>
          <w:szCs w:val="22"/>
        </w:rPr>
        <w:t>dengan</w:t>
      </w:r>
      <w:proofErr w:type="spellEnd"/>
      <w:r w:rsidR="0050478C" w:rsidRPr="00E4451D">
        <w:rPr>
          <w:sz w:val="22"/>
          <w:szCs w:val="22"/>
        </w:rPr>
        <w:t xml:space="preserve"> 270 </w:t>
      </w:r>
      <w:proofErr w:type="spellStart"/>
      <w:r w:rsidR="0050478C" w:rsidRPr="00E4451D">
        <w:rPr>
          <w:sz w:val="22"/>
          <w:szCs w:val="22"/>
        </w:rPr>
        <w:t>spesies</w:t>
      </w:r>
      <w:proofErr w:type="spellEnd"/>
      <w:r w:rsidR="0050478C" w:rsidRPr="00E4451D">
        <w:rPr>
          <w:sz w:val="22"/>
          <w:szCs w:val="22"/>
        </w:rPr>
        <w:t xml:space="preserve"> yang </w:t>
      </w:r>
      <w:proofErr w:type="spellStart"/>
      <w:r w:rsidR="0050478C" w:rsidRPr="00E4451D">
        <w:rPr>
          <w:sz w:val="22"/>
          <w:szCs w:val="22"/>
        </w:rPr>
        <w:t>dapat</w:t>
      </w:r>
      <w:proofErr w:type="spellEnd"/>
      <w:r w:rsidR="0050478C" w:rsidRPr="00E4451D">
        <w:rPr>
          <w:sz w:val="22"/>
          <w:szCs w:val="22"/>
        </w:rPr>
        <w:t xml:space="preserve"> </w:t>
      </w:r>
      <w:proofErr w:type="spellStart"/>
      <w:r w:rsidR="0050478C" w:rsidRPr="00E4451D">
        <w:rPr>
          <w:sz w:val="22"/>
          <w:szCs w:val="22"/>
        </w:rPr>
        <w:t>dikonsumsi</w:t>
      </w:r>
      <w:proofErr w:type="spellEnd"/>
      <w:r w:rsidR="0050478C" w:rsidRPr="00E4451D">
        <w:rPr>
          <w:sz w:val="22"/>
          <w:szCs w:val="22"/>
        </w:rPr>
        <w:t xml:space="preserve"> [11]. </w:t>
      </w:r>
      <w:proofErr w:type="spellStart"/>
      <w:r w:rsidR="0050478C" w:rsidRPr="00E4451D">
        <w:rPr>
          <w:sz w:val="22"/>
          <w:szCs w:val="22"/>
        </w:rPr>
        <w:t>Berbagai</w:t>
      </w:r>
      <w:proofErr w:type="spellEnd"/>
      <w:r w:rsidR="0050478C" w:rsidRPr="00E4451D">
        <w:rPr>
          <w:sz w:val="22"/>
          <w:szCs w:val="22"/>
        </w:rPr>
        <w:t xml:space="preserve"> </w:t>
      </w:r>
      <w:proofErr w:type="spellStart"/>
      <w:r w:rsidR="0050478C" w:rsidRPr="00E4451D">
        <w:rPr>
          <w:sz w:val="22"/>
          <w:szCs w:val="22"/>
        </w:rPr>
        <w:t>jenis</w:t>
      </w:r>
      <w:proofErr w:type="spellEnd"/>
      <w:r w:rsidR="0050478C" w:rsidRPr="00E4451D">
        <w:rPr>
          <w:sz w:val="22"/>
          <w:szCs w:val="22"/>
        </w:rPr>
        <w:t xml:space="preserve"> </w:t>
      </w:r>
      <w:proofErr w:type="spellStart"/>
      <w:r w:rsidR="0050478C" w:rsidRPr="00E4451D">
        <w:rPr>
          <w:sz w:val="22"/>
          <w:szCs w:val="22"/>
        </w:rPr>
        <w:t>buah</w:t>
      </w:r>
      <w:proofErr w:type="spellEnd"/>
      <w:r w:rsidR="0050478C" w:rsidRPr="00E4451D">
        <w:rPr>
          <w:sz w:val="22"/>
          <w:szCs w:val="22"/>
        </w:rPr>
        <w:t xml:space="preserve"> </w:t>
      </w:r>
      <w:proofErr w:type="spellStart"/>
      <w:r w:rsidR="0050478C" w:rsidRPr="00E4451D">
        <w:rPr>
          <w:sz w:val="22"/>
          <w:szCs w:val="22"/>
        </w:rPr>
        <w:t>ini</w:t>
      </w:r>
      <w:proofErr w:type="spellEnd"/>
      <w:r w:rsidR="0050478C" w:rsidRPr="00E4451D">
        <w:rPr>
          <w:sz w:val="22"/>
          <w:szCs w:val="22"/>
        </w:rPr>
        <w:t xml:space="preserve"> </w:t>
      </w:r>
      <w:proofErr w:type="spellStart"/>
      <w:r w:rsidR="0050478C" w:rsidRPr="00E4451D">
        <w:rPr>
          <w:sz w:val="22"/>
          <w:szCs w:val="22"/>
        </w:rPr>
        <w:t>perlu</w:t>
      </w:r>
      <w:proofErr w:type="spellEnd"/>
      <w:r w:rsidR="0050478C" w:rsidRPr="00E4451D">
        <w:rPr>
          <w:sz w:val="22"/>
          <w:szCs w:val="22"/>
        </w:rPr>
        <w:t xml:space="preserve"> </w:t>
      </w:r>
      <w:proofErr w:type="spellStart"/>
      <w:r w:rsidR="0050478C" w:rsidRPr="00E4451D">
        <w:rPr>
          <w:sz w:val="22"/>
          <w:szCs w:val="22"/>
        </w:rPr>
        <w:t>kemudahan</w:t>
      </w:r>
      <w:proofErr w:type="spellEnd"/>
      <w:r w:rsidR="0050478C" w:rsidRPr="00E4451D">
        <w:rPr>
          <w:sz w:val="22"/>
          <w:szCs w:val="22"/>
        </w:rPr>
        <w:t xml:space="preserve"> </w:t>
      </w:r>
      <w:proofErr w:type="spellStart"/>
      <w:r w:rsidR="0050478C" w:rsidRPr="00E4451D">
        <w:rPr>
          <w:sz w:val="22"/>
          <w:szCs w:val="22"/>
        </w:rPr>
        <w:t>segmentasi</w:t>
      </w:r>
      <w:proofErr w:type="spellEnd"/>
      <w:r w:rsidR="0050478C" w:rsidRPr="00E4451D">
        <w:rPr>
          <w:sz w:val="22"/>
          <w:szCs w:val="22"/>
        </w:rPr>
        <w:t xml:space="preserve"> </w:t>
      </w:r>
      <w:proofErr w:type="spellStart"/>
      <w:r w:rsidR="0050478C" w:rsidRPr="00E4451D">
        <w:rPr>
          <w:sz w:val="22"/>
          <w:szCs w:val="22"/>
        </w:rPr>
        <w:t>spesies</w:t>
      </w:r>
      <w:proofErr w:type="spellEnd"/>
      <w:r w:rsidR="0050478C" w:rsidRPr="00E4451D">
        <w:rPr>
          <w:sz w:val="22"/>
          <w:szCs w:val="22"/>
        </w:rPr>
        <w:t xml:space="preserve"> </w:t>
      </w:r>
      <w:proofErr w:type="spellStart"/>
      <w:r w:rsidR="0050478C" w:rsidRPr="00E4451D">
        <w:rPr>
          <w:sz w:val="22"/>
          <w:szCs w:val="22"/>
        </w:rPr>
        <w:t>buah</w:t>
      </w:r>
      <w:proofErr w:type="spellEnd"/>
      <w:r w:rsidR="0050478C" w:rsidRPr="00E4451D">
        <w:rPr>
          <w:sz w:val="22"/>
          <w:szCs w:val="22"/>
        </w:rPr>
        <w:t xml:space="preserve"> </w:t>
      </w:r>
      <w:proofErr w:type="spellStart"/>
      <w:r w:rsidR="0050478C" w:rsidRPr="00E4451D">
        <w:rPr>
          <w:sz w:val="22"/>
          <w:szCs w:val="22"/>
        </w:rPr>
        <w:t>telah</w:t>
      </w:r>
      <w:proofErr w:type="spellEnd"/>
      <w:r w:rsidR="0050478C" w:rsidRPr="00E4451D">
        <w:rPr>
          <w:sz w:val="22"/>
          <w:szCs w:val="22"/>
        </w:rPr>
        <w:t xml:space="preserve"> </w:t>
      </w:r>
      <w:proofErr w:type="spellStart"/>
      <w:r w:rsidR="0050478C" w:rsidRPr="00E4451D">
        <w:rPr>
          <w:sz w:val="22"/>
          <w:szCs w:val="22"/>
        </w:rPr>
        <w:t>terbantu</w:t>
      </w:r>
      <w:proofErr w:type="spellEnd"/>
      <w:r w:rsidR="0050478C" w:rsidRPr="00E4451D">
        <w:rPr>
          <w:sz w:val="22"/>
          <w:szCs w:val="22"/>
        </w:rPr>
        <w:t xml:space="preserve"> oleh </w:t>
      </w:r>
      <w:proofErr w:type="spellStart"/>
      <w:r w:rsidR="0050478C" w:rsidRPr="00E4451D">
        <w:rPr>
          <w:sz w:val="22"/>
          <w:szCs w:val="22"/>
        </w:rPr>
        <w:t>adanya</w:t>
      </w:r>
      <w:proofErr w:type="spellEnd"/>
      <w:r w:rsidR="0050478C" w:rsidRPr="00E4451D">
        <w:rPr>
          <w:sz w:val="22"/>
          <w:szCs w:val="22"/>
        </w:rPr>
        <w:t xml:space="preserve"> </w:t>
      </w:r>
      <w:proofErr w:type="spellStart"/>
      <w:r w:rsidR="0050478C" w:rsidRPr="00E4451D">
        <w:rPr>
          <w:sz w:val="22"/>
          <w:szCs w:val="22"/>
        </w:rPr>
        <w:t>teknologi</w:t>
      </w:r>
      <w:proofErr w:type="spellEnd"/>
      <w:r w:rsidR="0050478C" w:rsidRPr="00E4451D">
        <w:rPr>
          <w:sz w:val="22"/>
          <w:szCs w:val="22"/>
        </w:rPr>
        <w:t xml:space="preserve">. </w:t>
      </w:r>
      <w:proofErr w:type="spellStart"/>
      <w:r w:rsidR="0050478C" w:rsidRPr="00E4451D">
        <w:rPr>
          <w:sz w:val="22"/>
          <w:szCs w:val="22"/>
        </w:rPr>
        <w:t>Segmentasi</w:t>
      </w:r>
      <w:proofErr w:type="spellEnd"/>
      <w:r w:rsidR="0050478C" w:rsidRPr="00E4451D">
        <w:rPr>
          <w:sz w:val="22"/>
          <w:szCs w:val="22"/>
        </w:rPr>
        <w:t xml:space="preserve"> </w:t>
      </w:r>
      <w:proofErr w:type="spellStart"/>
      <w:r w:rsidR="0050478C" w:rsidRPr="00E4451D">
        <w:rPr>
          <w:sz w:val="22"/>
          <w:szCs w:val="22"/>
        </w:rPr>
        <w:t>citra</w:t>
      </w:r>
      <w:proofErr w:type="spellEnd"/>
      <w:r w:rsidR="0050478C" w:rsidRPr="00E4451D">
        <w:rPr>
          <w:sz w:val="22"/>
          <w:szCs w:val="22"/>
        </w:rPr>
        <w:t xml:space="preserve"> </w:t>
      </w:r>
      <w:proofErr w:type="spellStart"/>
      <w:r w:rsidR="0050478C" w:rsidRPr="00E4451D">
        <w:rPr>
          <w:sz w:val="22"/>
          <w:szCs w:val="22"/>
        </w:rPr>
        <w:t>buah</w:t>
      </w:r>
      <w:proofErr w:type="spellEnd"/>
      <w:r w:rsidR="0050478C" w:rsidRPr="00E4451D">
        <w:rPr>
          <w:sz w:val="22"/>
          <w:szCs w:val="22"/>
        </w:rPr>
        <w:t xml:space="preserve"> </w:t>
      </w:r>
      <w:proofErr w:type="spellStart"/>
      <w:r w:rsidR="0050478C" w:rsidRPr="00E4451D">
        <w:rPr>
          <w:sz w:val="22"/>
          <w:szCs w:val="22"/>
        </w:rPr>
        <w:t>saat</w:t>
      </w:r>
      <w:proofErr w:type="spellEnd"/>
      <w:r w:rsidR="0050478C" w:rsidRPr="00E4451D">
        <w:rPr>
          <w:sz w:val="22"/>
          <w:szCs w:val="22"/>
        </w:rPr>
        <w:t xml:space="preserve"> </w:t>
      </w:r>
      <w:proofErr w:type="spellStart"/>
      <w:r w:rsidR="0050478C" w:rsidRPr="00E4451D">
        <w:rPr>
          <w:sz w:val="22"/>
          <w:szCs w:val="22"/>
        </w:rPr>
        <w:t>ini</w:t>
      </w:r>
      <w:proofErr w:type="spellEnd"/>
      <w:r w:rsidR="0050478C" w:rsidRPr="00E4451D">
        <w:rPr>
          <w:sz w:val="22"/>
          <w:szCs w:val="22"/>
        </w:rPr>
        <w:t xml:space="preserve"> </w:t>
      </w:r>
      <w:proofErr w:type="spellStart"/>
      <w:r w:rsidR="0050478C" w:rsidRPr="00E4451D">
        <w:rPr>
          <w:sz w:val="22"/>
          <w:szCs w:val="22"/>
        </w:rPr>
        <w:t>masih</w:t>
      </w:r>
      <w:proofErr w:type="spellEnd"/>
      <w:r w:rsidR="0050478C" w:rsidRPr="00E4451D">
        <w:rPr>
          <w:sz w:val="22"/>
          <w:szCs w:val="22"/>
        </w:rPr>
        <w:t xml:space="preserve"> </w:t>
      </w:r>
      <w:proofErr w:type="spellStart"/>
      <w:r w:rsidR="0050478C" w:rsidRPr="00E4451D">
        <w:rPr>
          <w:sz w:val="22"/>
          <w:szCs w:val="22"/>
        </w:rPr>
        <w:t>terbatas</w:t>
      </w:r>
      <w:proofErr w:type="spellEnd"/>
      <w:r w:rsidR="0050478C" w:rsidRPr="00E4451D">
        <w:rPr>
          <w:sz w:val="22"/>
          <w:szCs w:val="22"/>
        </w:rPr>
        <w:t xml:space="preserve"> pada </w:t>
      </w:r>
      <w:proofErr w:type="spellStart"/>
      <w:r w:rsidR="0050478C" w:rsidRPr="00E4451D">
        <w:rPr>
          <w:sz w:val="22"/>
          <w:szCs w:val="22"/>
        </w:rPr>
        <w:t>beberapa</w:t>
      </w:r>
      <w:proofErr w:type="spellEnd"/>
      <w:r w:rsidR="0050478C" w:rsidRPr="00E4451D">
        <w:rPr>
          <w:sz w:val="22"/>
          <w:szCs w:val="22"/>
        </w:rPr>
        <w:t xml:space="preserve"> </w:t>
      </w:r>
      <w:proofErr w:type="spellStart"/>
      <w:r w:rsidR="0050478C" w:rsidRPr="00E4451D">
        <w:rPr>
          <w:sz w:val="22"/>
          <w:szCs w:val="22"/>
        </w:rPr>
        <w:t>buah</w:t>
      </w:r>
      <w:proofErr w:type="spellEnd"/>
      <w:r w:rsidR="0050478C" w:rsidRPr="00E4451D">
        <w:rPr>
          <w:sz w:val="22"/>
          <w:szCs w:val="22"/>
        </w:rPr>
        <w:t xml:space="preserve"> </w:t>
      </w:r>
      <w:proofErr w:type="spellStart"/>
      <w:r w:rsidR="0050478C" w:rsidRPr="00E4451D">
        <w:rPr>
          <w:sz w:val="22"/>
          <w:szCs w:val="22"/>
        </w:rPr>
        <w:t>saja</w:t>
      </w:r>
      <w:proofErr w:type="spellEnd"/>
      <w:r w:rsidR="0050478C" w:rsidRPr="00E4451D">
        <w:rPr>
          <w:sz w:val="22"/>
          <w:szCs w:val="22"/>
        </w:rPr>
        <w:t xml:space="preserve">, </w:t>
      </w:r>
      <w:proofErr w:type="spellStart"/>
      <w:r w:rsidR="0050478C" w:rsidRPr="00E4451D">
        <w:rPr>
          <w:sz w:val="22"/>
          <w:szCs w:val="22"/>
        </w:rPr>
        <w:t>sehingga</w:t>
      </w:r>
      <w:proofErr w:type="spellEnd"/>
      <w:r w:rsidR="0050478C" w:rsidRPr="00E4451D">
        <w:rPr>
          <w:sz w:val="22"/>
          <w:szCs w:val="22"/>
        </w:rPr>
        <w:t xml:space="preserve"> </w:t>
      </w:r>
      <w:proofErr w:type="spellStart"/>
      <w:r w:rsidR="0050478C" w:rsidRPr="00E4451D">
        <w:rPr>
          <w:sz w:val="22"/>
          <w:szCs w:val="22"/>
        </w:rPr>
        <w:t>masih</w:t>
      </w:r>
      <w:proofErr w:type="spellEnd"/>
      <w:r w:rsidR="0050478C" w:rsidRPr="00E4451D">
        <w:rPr>
          <w:sz w:val="22"/>
          <w:szCs w:val="22"/>
        </w:rPr>
        <w:t xml:space="preserve"> </w:t>
      </w:r>
      <w:proofErr w:type="spellStart"/>
      <w:r w:rsidR="0050478C" w:rsidRPr="00E4451D">
        <w:rPr>
          <w:sz w:val="22"/>
          <w:szCs w:val="22"/>
        </w:rPr>
        <w:t>dibutuhkan</w:t>
      </w:r>
      <w:proofErr w:type="spellEnd"/>
      <w:r w:rsidR="0050478C" w:rsidRPr="00E4451D">
        <w:rPr>
          <w:sz w:val="22"/>
          <w:szCs w:val="22"/>
        </w:rPr>
        <w:t xml:space="preserve"> </w:t>
      </w:r>
      <w:proofErr w:type="spellStart"/>
      <w:r w:rsidR="0050478C" w:rsidRPr="00E4451D">
        <w:rPr>
          <w:sz w:val="22"/>
          <w:szCs w:val="22"/>
        </w:rPr>
        <w:t>pencitraan</w:t>
      </w:r>
      <w:proofErr w:type="spellEnd"/>
      <w:r w:rsidR="0050478C" w:rsidRPr="00E4451D">
        <w:rPr>
          <w:sz w:val="22"/>
          <w:szCs w:val="22"/>
        </w:rPr>
        <w:t xml:space="preserve"> </w:t>
      </w:r>
      <w:proofErr w:type="spellStart"/>
      <w:r w:rsidR="0050478C" w:rsidRPr="00E4451D">
        <w:rPr>
          <w:sz w:val="22"/>
          <w:szCs w:val="22"/>
        </w:rPr>
        <w:t>buah</w:t>
      </w:r>
      <w:proofErr w:type="spellEnd"/>
      <w:r w:rsidR="0050478C" w:rsidRPr="00E4451D">
        <w:rPr>
          <w:sz w:val="22"/>
          <w:szCs w:val="22"/>
        </w:rPr>
        <w:t xml:space="preserve"> yang </w:t>
      </w:r>
      <w:proofErr w:type="spellStart"/>
      <w:r w:rsidR="0050478C" w:rsidRPr="00E4451D">
        <w:rPr>
          <w:sz w:val="22"/>
          <w:szCs w:val="22"/>
        </w:rPr>
        <w:t>lebih</w:t>
      </w:r>
      <w:proofErr w:type="spellEnd"/>
      <w:r w:rsidR="0050478C" w:rsidRPr="00E4451D">
        <w:rPr>
          <w:sz w:val="22"/>
          <w:szCs w:val="22"/>
        </w:rPr>
        <w:t xml:space="preserve"> </w:t>
      </w:r>
      <w:proofErr w:type="spellStart"/>
      <w:r w:rsidR="0050478C" w:rsidRPr="00E4451D">
        <w:rPr>
          <w:sz w:val="22"/>
          <w:szCs w:val="22"/>
        </w:rPr>
        <w:t>lengkap</w:t>
      </w:r>
      <w:proofErr w:type="spellEnd"/>
      <w:r w:rsidR="0050478C" w:rsidRPr="00E4451D">
        <w:rPr>
          <w:sz w:val="22"/>
          <w:szCs w:val="22"/>
        </w:rPr>
        <w:t xml:space="preserve">. Pada </w:t>
      </w:r>
      <w:proofErr w:type="spellStart"/>
      <w:r w:rsidR="0050478C" w:rsidRPr="00E4451D">
        <w:rPr>
          <w:sz w:val="22"/>
          <w:szCs w:val="22"/>
        </w:rPr>
        <w:t>segmentasi</w:t>
      </w:r>
      <w:proofErr w:type="spellEnd"/>
      <w:r w:rsidR="0050478C" w:rsidRPr="00E4451D">
        <w:rPr>
          <w:sz w:val="22"/>
          <w:szCs w:val="22"/>
        </w:rPr>
        <w:t xml:space="preserve"> </w:t>
      </w:r>
      <w:proofErr w:type="spellStart"/>
      <w:r w:rsidR="0050478C" w:rsidRPr="00E4451D">
        <w:rPr>
          <w:sz w:val="22"/>
          <w:szCs w:val="22"/>
        </w:rPr>
        <w:t>citra</w:t>
      </w:r>
      <w:proofErr w:type="spellEnd"/>
      <w:r w:rsidR="0050478C" w:rsidRPr="00E4451D">
        <w:rPr>
          <w:sz w:val="22"/>
          <w:szCs w:val="22"/>
        </w:rPr>
        <w:t xml:space="preserve"> </w:t>
      </w:r>
      <w:proofErr w:type="spellStart"/>
      <w:r w:rsidR="0050478C" w:rsidRPr="00E4451D">
        <w:rPr>
          <w:sz w:val="22"/>
          <w:szCs w:val="22"/>
        </w:rPr>
        <w:t>buah</w:t>
      </w:r>
      <w:proofErr w:type="spellEnd"/>
      <w:r w:rsidR="0050478C" w:rsidRPr="00E4451D">
        <w:rPr>
          <w:sz w:val="22"/>
          <w:szCs w:val="22"/>
        </w:rPr>
        <w:t xml:space="preserve">, </w:t>
      </w:r>
      <w:proofErr w:type="spellStart"/>
      <w:r w:rsidR="0050478C" w:rsidRPr="00E4451D">
        <w:rPr>
          <w:sz w:val="22"/>
          <w:szCs w:val="22"/>
        </w:rPr>
        <w:t>tujuan</w:t>
      </w:r>
      <w:proofErr w:type="spellEnd"/>
      <w:r w:rsidR="0050478C" w:rsidRPr="00E4451D">
        <w:rPr>
          <w:sz w:val="22"/>
          <w:szCs w:val="22"/>
        </w:rPr>
        <w:t xml:space="preserve"> </w:t>
      </w:r>
      <w:proofErr w:type="spellStart"/>
      <w:r w:rsidR="0050478C" w:rsidRPr="00E4451D">
        <w:rPr>
          <w:sz w:val="22"/>
          <w:szCs w:val="22"/>
        </w:rPr>
        <w:t>utama</w:t>
      </w:r>
      <w:proofErr w:type="spellEnd"/>
      <w:r w:rsidR="0050478C" w:rsidRPr="00E4451D">
        <w:rPr>
          <w:sz w:val="22"/>
          <w:szCs w:val="22"/>
        </w:rPr>
        <w:t xml:space="preserve"> </w:t>
      </w:r>
      <w:proofErr w:type="spellStart"/>
      <w:r w:rsidR="0050478C" w:rsidRPr="00E4451D">
        <w:rPr>
          <w:sz w:val="22"/>
          <w:szCs w:val="22"/>
        </w:rPr>
        <w:t>dari</w:t>
      </w:r>
      <w:proofErr w:type="spellEnd"/>
      <w:r w:rsidR="0050478C" w:rsidRPr="00E4451D">
        <w:rPr>
          <w:sz w:val="22"/>
          <w:szCs w:val="22"/>
        </w:rPr>
        <w:t xml:space="preserve"> </w:t>
      </w:r>
      <w:proofErr w:type="spellStart"/>
      <w:r w:rsidR="0050478C" w:rsidRPr="00E4451D">
        <w:rPr>
          <w:sz w:val="22"/>
          <w:szCs w:val="22"/>
        </w:rPr>
        <w:t>segmentasi</w:t>
      </w:r>
      <w:proofErr w:type="spellEnd"/>
      <w:r w:rsidR="0050478C" w:rsidRPr="00E4451D">
        <w:rPr>
          <w:sz w:val="22"/>
          <w:szCs w:val="22"/>
        </w:rPr>
        <w:t xml:space="preserve"> </w:t>
      </w:r>
      <w:proofErr w:type="spellStart"/>
      <w:r w:rsidR="0050478C" w:rsidRPr="00E4451D">
        <w:rPr>
          <w:sz w:val="22"/>
          <w:szCs w:val="22"/>
        </w:rPr>
        <w:t>citra</w:t>
      </w:r>
      <w:proofErr w:type="spellEnd"/>
      <w:r w:rsidR="0050478C" w:rsidRPr="00E4451D">
        <w:rPr>
          <w:sz w:val="22"/>
          <w:szCs w:val="22"/>
        </w:rPr>
        <w:t xml:space="preserve"> </w:t>
      </w:r>
      <w:proofErr w:type="spellStart"/>
      <w:r w:rsidR="0050478C" w:rsidRPr="00E4451D">
        <w:rPr>
          <w:sz w:val="22"/>
          <w:szCs w:val="22"/>
        </w:rPr>
        <w:t>adalah</w:t>
      </w:r>
      <w:proofErr w:type="spellEnd"/>
      <w:r w:rsidR="0050478C" w:rsidRPr="00E4451D">
        <w:rPr>
          <w:sz w:val="22"/>
          <w:szCs w:val="22"/>
        </w:rPr>
        <w:t xml:space="preserve"> </w:t>
      </w:r>
      <w:proofErr w:type="spellStart"/>
      <w:r w:rsidR="0050478C" w:rsidRPr="00E4451D">
        <w:rPr>
          <w:sz w:val="22"/>
          <w:szCs w:val="22"/>
        </w:rPr>
        <w:t>untuk</w:t>
      </w:r>
      <w:proofErr w:type="spellEnd"/>
      <w:r w:rsidR="0050478C" w:rsidRPr="00E4451D">
        <w:rPr>
          <w:sz w:val="22"/>
          <w:szCs w:val="22"/>
        </w:rPr>
        <w:t xml:space="preserve"> </w:t>
      </w:r>
      <w:proofErr w:type="spellStart"/>
      <w:r w:rsidR="0050478C" w:rsidRPr="00E4451D">
        <w:rPr>
          <w:sz w:val="22"/>
          <w:szCs w:val="22"/>
        </w:rPr>
        <w:t>mempermudah</w:t>
      </w:r>
      <w:proofErr w:type="spellEnd"/>
      <w:r w:rsidR="0050478C" w:rsidRPr="00E4451D">
        <w:rPr>
          <w:sz w:val="22"/>
          <w:szCs w:val="22"/>
        </w:rPr>
        <w:t xml:space="preserve"> </w:t>
      </w:r>
      <w:proofErr w:type="spellStart"/>
      <w:r w:rsidR="0050478C" w:rsidRPr="00E4451D">
        <w:rPr>
          <w:sz w:val="22"/>
          <w:szCs w:val="22"/>
        </w:rPr>
        <w:t>pemahaman</w:t>
      </w:r>
      <w:proofErr w:type="spellEnd"/>
      <w:r w:rsidR="0050478C" w:rsidRPr="00E4451D">
        <w:rPr>
          <w:sz w:val="22"/>
          <w:szCs w:val="22"/>
        </w:rPr>
        <w:t xml:space="preserve"> dan </w:t>
      </w:r>
      <w:proofErr w:type="spellStart"/>
      <w:r w:rsidR="0050478C" w:rsidRPr="00E4451D">
        <w:rPr>
          <w:sz w:val="22"/>
          <w:szCs w:val="22"/>
        </w:rPr>
        <w:t>analisis</w:t>
      </w:r>
      <w:proofErr w:type="spellEnd"/>
      <w:r w:rsidR="0050478C" w:rsidRPr="00E4451D">
        <w:rPr>
          <w:sz w:val="22"/>
          <w:szCs w:val="22"/>
        </w:rPr>
        <w:t xml:space="preserve"> </w:t>
      </w:r>
      <w:proofErr w:type="spellStart"/>
      <w:r w:rsidR="0050478C" w:rsidRPr="00E4451D">
        <w:rPr>
          <w:sz w:val="22"/>
          <w:szCs w:val="22"/>
        </w:rPr>
        <w:t>citra</w:t>
      </w:r>
      <w:proofErr w:type="spellEnd"/>
      <w:r w:rsidR="0050478C" w:rsidRPr="00E4451D">
        <w:rPr>
          <w:sz w:val="22"/>
          <w:szCs w:val="22"/>
        </w:rPr>
        <w:t xml:space="preserve"> </w:t>
      </w:r>
      <w:proofErr w:type="spellStart"/>
      <w:r w:rsidR="0050478C" w:rsidRPr="00E4451D">
        <w:rPr>
          <w:sz w:val="22"/>
          <w:szCs w:val="22"/>
        </w:rPr>
        <w:t>dengan</w:t>
      </w:r>
      <w:proofErr w:type="spellEnd"/>
      <w:r w:rsidR="0050478C" w:rsidRPr="00E4451D">
        <w:rPr>
          <w:sz w:val="22"/>
          <w:szCs w:val="22"/>
        </w:rPr>
        <w:t xml:space="preserve"> </w:t>
      </w:r>
      <w:proofErr w:type="spellStart"/>
      <w:r w:rsidR="0050478C" w:rsidRPr="00E4451D">
        <w:rPr>
          <w:sz w:val="22"/>
          <w:szCs w:val="22"/>
        </w:rPr>
        <w:t>memisahkan</w:t>
      </w:r>
      <w:proofErr w:type="spellEnd"/>
      <w:r w:rsidR="0050478C" w:rsidRPr="00E4451D">
        <w:rPr>
          <w:sz w:val="22"/>
          <w:szCs w:val="22"/>
        </w:rPr>
        <w:t xml:space="preserve"> </w:t>
      </w:r>
      <w:proofErr w:type="spellStart"/>
      <w:r w:rsidR="0050478C" w:rsidRPr="00E4451D">
        <w:rPr>
          <w:sz w:val="22"/>
          <w:szCs w:val="22"/>
        </w:rPr>
        <w:t>objek</w:t>
      </w:r>
      <w:proofErr w:type="spellEnd"/>
      <w:r w:rsidR="0050478C" w:rsidRPr="00E4451D">
        <w:rPr>
          <w:sz w:val="22"/>
          <w:szCs w:val="22"/>
        </w:rPr>
        <w:t xml:space="preserve"> </w:t>
      </w:r>
      <w:proofErr w:type="spellStart"/>
      <w:r w:rsidR="0050478C" w:rsidRPr="00E4451D">
        <w:rPr>
          <w:sz w:val="22"/>
          <w:szCs w:val="22"/>
        </w:rPr>
        <w:t>atau</w:t>
      </w:r>
      <w:proofErr w:type="spellEnd"/>
      <w:r w:rsidR="0050478C" w:rsidRPr="00E4451D">
        <w:rPr>
          <w:sz w:val="22"/>
          <w:szCs w:val="22"/>
        </w:rPr>
        <w:t xml:space="preserve"> </w:t>
      </w:r>
      <w:proofErr w:type="spellStart"/>
      <w:r w:rsidR="0050478C" w:rsidRPr="00E4451D">
        <w:rPr>
          <w:sz w:val="22"/>
          <w:szCs w:val="22"/>
        </w:rPr>
        <w:t>struktur</w:t>
      </w:r>
      <w:proofErr w:type="spellEnd"/>
      <w:r w:rsidR="0050478C" w:rsidRPr="00E4451D">
        <w:rPr>
          <w:sz w:val="22"/>
          <w:szCs w:val="22"/>
        </w:rPr>
        <w:t xml:space="preserve"> yang </w:t>
      </w:r>
      <w:proofErr w:type="spellStart"/>
      <w:r w:rsidR="0050478C" w:rsidRPr="00E4451D">
        <w:rPr>
          <w:sz w:val="22"/>
          <w:szCs w:val="22"/>
        </w:rPr>
        <w:lastRenderedPageBreak/>
        <w:t>berbeda</w:t>
      </w:r>
      <w:proofErr w:type="spellEnd"/>
      <w:r w:rsidR="0050478C" w:rsidRPr="00E4451D">
        <w:rPr>
          <w:sz w:val="22"/>
          <w:szCs w:val="22"/>
        </w:rPr>
        <w:t xml:space="preserve"> </w:t>
      </w:r>
      <w:proofErr w:type="spellStart"/>
      <w:r w:rsidR="0050478C" w:rsidRPr="00E4451D">
        <w:rPr>
          <w:sz w:val="22"/>
          <w:szCs w:val="22"/>
        </w:rPr>
        <w:t>satu</w:t>
      </w:r>
      <w:proofErr w:type="spellEnd"/>
      <w:r w:rsidR="0050478C" w:rsidRPr="00E4451D">
        <w:rPr>
          <w:sz w:val="22"/>
          <w:szCs w:val="22"/>
        </w:rPr>
        <w:t xml:space="preserve"> </w:t>
      </w:r>
      <w:proofErr w:type="spellStart"/>
      <w:r w:rsidR="0050478C" w:rsidRPr="00E4451D">
        <w:rPr>
          <w:sz w:val="22"/>
          <w:szCs w:val="22"/>
        </w:rPr>
        <w:t>sama</w:t>
      </w:r>
      <w:proofErr w:type="spellEnd"/>
      <w:r w:rsidR="0050478C" w:rsidRPr="00E4451D">
        <w:rPr>
          <w:sz w:val="22"/>
          <w:szCs w:val="22"/>
        </w:rPr>
        <w:t xml:space="preserve"> lain. Salah </w:t>
      </w:r>
      <w:proofErr w:type="spellStart"/>
      <w:r w:rsidR="0050478C" w:rsidRPr="00E4451D">
        <w:rPr>
          <w:sz w:val="22"/>
          <w:szCs w:val="22"/>
        </w:rPr>
        <w:t>satu</w:t>
      </w:r>
      <w:proofErr w:type="spellEnd"/>
      <w:r w:rsidR="0050478C" w:rsidRPr="00E4451D">
        <w:rPr>
          <w:sz w:val="22"/>
          <w:szCs w:val="22"/>
        </w:rPr>
        <w:t xml:space="preserve"> </w:t>
      </w:r>
      <w:proofErr w:type="spellStart"/>
      <w:r w:rsidR="0050478C" w:rsidRPr="00E4451D">
        <w:rPr>
          <w:sz w:val="22"/>
          <w:szCs w:val="22"/>
        </w:rPr>
        <w:t>segmentasi</w:t>
      </w:r>
      <w:proofErr w:type="spellEnd"/>
      <w:r w:rsidR="0050478C" w:rsidRPr="00E4451D">
        <w:rPr>
          <w:sz w:val="22"/>
          <w:szCs w:val="22"/>
        </w:rPr>
        <w:t xml:space="preserve"> </w:t>
      </w:r>
      <w:proofErr w:type="spellStart"/>
      <w:r w:rsidR="0050478C" w:rsidRPr="00E4451D">
        <w:rPr>
          <w:sz w:val="22"/>
          <w:szCs w:val="22"/>
        </w:rPr>
        <w:t>dasar</w:t>
      </w:r>
      <w:proofErr w:type="spellEnd"/>
      <w:r w:rsidR="0050478C" w:rsidRPr="00E4451D">
        <w:rPr>
          <w:sz w:val="22"/>
          <w:szCs w:val="22"/>
        </w:rPr>
        <w:t xml:space="preserve"> yang </w:t>
      </w:r>
      <w:proofErr w:type="spellStart"/>
      <w:r w:rsidR="0050478C" w:rsidRPr="00E4451D">
        <w:rPr>
          <w:sz w:val="22"/>
          <w:szCs w:val="22"/>
        </w:rPr>
        <w:t>digunakan</w:t>
      </w:r>
      <w:proofErr w:type="spellEnd"/>
      <w:r w:rsidR="0050478C" w:rsidRPr="00E4451D">
        <w:rPr>
          <w:sz w:val="22"/>
          <w:szCs w:val="22"/>
        </w:rPr>
        <w:t xml:space="preserve"> </w:t>
      </w:r>
      <w:proofErr w:type="spellStart"/>
      <w:r w:rsidR="0050478C" w:rsidRPr="00E4451D">
        <w:rPr>
          <w:sz w:val="22"/>
          <w:szCs w:val="22"/>
        </w:rPr>
        <w:t>yaitu</w:t>
      </w:r>
      <w:proofErr w:type="spellEnd"/>
      <w:r w:rsidR="0050478C" w:rsidRPr="00E4451D">
        <w:rPr>
          <w:sz w:val="22"/>
          <w:szCs w:val="22"/>
        </w:rPr>
        <w:t xml:space="preserve"> </w:t>
      </w:r>
      <w:proofErr w:type="spellStart"/>
      <w:r w:rsidR="0050478C" w:rsidRPr="00E4451D">
        <w:rPr>
          <w:sz w:val="22"/>
          <w:szCs w:val="22"/>
        </w:rPr>
        <w:t>menggunakan</w:t>
      </w:r>
      <w:proofErr w:type="spellEnd"/>
      <w:r w:rsidR="0050478C" w:rsidRPr="00E4451D">
        <w:rPr>
          <w:sz w:val="22"/>
          <w:szCs w:val="22"/>
        </w:rPr>
        <w:t xml:space="preserve"> </w:t>
      </w:r>
      <w:proofErr w:type="spellStart"/>
      <w:r w:rsidR="0050478C" w:rsidRPr="00E4451D">
        <w:rPr>
          <w:sz w:val="22"/>
          <w:szCs w:val="22"/>
        </w:rPr>
        <w:t>algoritma</w:t>
      </w:r>
      <w:proofErr w:type="spellEnd"/>
      <w:r w:rsidR="0050478C" w:rsidRPr="00E4451D">
        <w:rPr>
          <w:sz w:val="22"/>
          <w:szCs w:val="22"/>
        </w:rPr>
        <w:t xml:space="preserve"> OTSU dan </w:t>
      </w:r>
      <w:proofErr w:type="spellStart"/>
      <w:r w:rsidR="0050478C" w:rsidRPr="00E4451D">
        <w:rPr>
          <w:sz w:val="22"/>
          <w:szCs w:val="22"/>
        </w:rPr>
        <w:t>algoritma</w:t>
      </w:r>
      <w:proofErr w:type="spellEnd"/>
      <w:r w:rsidR="0050478C" w:rsidRPr="00E4451D">
        <w:rPr>
          <w:sz w:val="22"/>
          <w:szCs w:val="22"/>
        </w:rPr>
        <w:t xml:space="preserve"> biner. </w:t>
      </w:r>
      <w:proofErr w:type="spellStart"/>
      <w:r w:rsidR="0050478C" w:rsidRPr="00E4451D">
        <w:rPr>
          <w:sz w:val="22"/>
          <w:szCs w:val="22"/>
        </w:rPr>
        <w:t>Kedua</w:t>
      </w:r>
      <w:proofErr w:type="spellEnd"/>
      <w:r w:rsidR="0050478C" w:rsidRPr="00E4451D">
        <w:rPr>
          <w:sz w:val="22"/>
          <w:szCs w:val="22"/>
        </w:rPr>
        <w:t xml:space="preserve"> </w:t>
      </w:r>
      <w:proofErr w:type="spellStart"/>
      <w:r w:rsidR="0050478C" w:rsidRPr="00E4451D">
        <w:rPr>
          <w:sz w:val="22"/>
          <w:szCs w:val="22"/>
        </w:rPr>
        <w:t>algoritma</w:t>
      </w:r>
      <w:proofErr w:type="spellEnd"/>
      <w:r w:rsidR="0050478C" w:rsidRPr="00E4451D">
        <w:rPr>
          <w:sz w:val="22"/>
          <w:szCs w:val="22"/>
        </w:rPr>
        <w:t xml:space="preserve"> </w:t>
      </w:r>
      <w:proofErr w:type="spellStart"/>
      <w:r w:rsidR="0050478C" w:rsidRPr="00E4451D">
        <w:rPr>
          <w:sz w:val="22"/>
          <w:szCs w:val="22"/>
        </w:rPr>
        <w:t>ini</w:t>
      </w:r>
      <w:proofErr w:type="spellEnd"/>
      <w:r w:rsidR="0050478C" w:rsidRPr="00E4451D">
        <w:rPr>
          <w:sz w:val="22"/>
          <w:szCs w:val="22"/>
        </w:rPr>
        <w:t xml:space="preserve"> </w:t>
      </w:r>
      <w:proofErr w:type="spellStart"/>
      <w:r w:rsidR="0050478C" w:rsidRPr="00E4451D">
        <w:rPr>
          <w:sz w:val="22"/>
          <w:szCs w:val="22"/>
        </w:rPr>
        <w:t>lebih</w:t>
      </w:r>
      <w:proofErr w:type="spellEnd"/>
      <w:r w:rsidR="0050478C" w:rsidRPr="00E4451D">
        <w:rPr>
          <w:sz w:val="22"/>
          <w:szCs w:val="22"/>
        </w:rPr>
        <w:t xml:space="preserve"> </w:t>
      </w:r>
      <w:proofErr w:type="spellStart"/>
      <w:r w:rsidR="0050478C" w:rsidRPr="00E4451D">
        <w:rPr>
          <w:sz w:val="22"/>
          <w:szCs w:val="22"/>
        </w:rPr>
        <w:t>sederhana</w:t>
      </w:r>
      <w:proofErr w:type="spellEnd"/>
      <w:r w:rsidR="0050478C" w:rsidRPr="00E4451D">
        <w:rPr>
          <w:sz w:val="22"/>
          <w:szCs w:val="22"/>
        </w:rPr>
        <w:t xml:space="preserve">, </w:t>
      </w:r>
      <w:proofErr w:type="spellStart"/>
      <w:r w:rsidR="0050478C" w:rsidRPr="00E4451D">
        <w:rPr>
          <w:sz w:val="22"/>
          <w:szCs w:val="22"/>
        </w:rPr>
        <w:t>cepat</w:t>
      </w:r>
      <w:proofErr w:type="spellEnd"/>
      <w:r w:rsidR="0050478C" w:rsidRPr="00E4451D">
        <w:rPr>
          <w:sz w:val="22"/>
          <w:szCs w:val="22"/>
        </w:rPr>
        <w:t xml:space="preserve">, dan </w:t>
      </w:r>
      <w:proofErr w:type="spellStart"/>
      <w:r w:rsidR="0050478C" w:rsidRPr="00E4451D">
        <w:rPr>
          <w:sz w:val="22"/>
          <w:szCs w:val="22"/>
        </w:rPr>
        <w:t>mendapatkan</w:t>
      </w:r>
      <w:proofErr w:type="spellEnd"/>
      <w:r w:rsidR="0050478C" w:rsidRPr="00E4451D">
        <w:rPr>
          <w:sz w:val="22"/>
          <w:szCs w:val="22"/>
        </w:rPr>
        <w:t xml:space="preserve"> </w:t>
      </w:r>
      <w:proofErr w:type="spellStart"/>
      <w:r w:rsidR="0050478C" w:rsidRPr="00E4451D">
        <w:rPr>
          <w:sz w:val="22"/>
          <w:szCs w:val="22"/>
        </w:rPr>
        <w:t>hasil</w:t>
      </w:r>
      <w:proofErr w:type="spellEnd"/>
      <w:r w:rsidR="0050478C" w:rsidRPr="00E4451D">
        <w:rPr>
          <w:sz w:val="22"/>
          <w:szCs w:val="22"/>
        </w:rPr>
        <w:t xml:space="preserve"> yang </w:t>
      </w:r>
      <w:proofErr w:type="spellStart"/>
      <w:r w:rsidR="0050478C" w:rsidRPr="00E4451D">
        <w:rPr>
          <w:sz w:val="22"/>
          <w:szCs w:val="22"/>
        </w:rPr>
        <w:t>lebih</w:t>
      </w:r>
      <w:proofErr w:type="spellEnd"/>
      <w:r w:rsidR="0050478C" w:rsidRPr="00E4451D">
        <w:rPr>
          <w:sz w:val="22"/>
          <w:szCs w:val="22"/>
        </w:rPr>
        <w:t xml:space="preserve"> </w:t>
      </w:r>
      <w:proofErr w:type="spellStart"/>
      <w:r w:rsidR="0050478C" w:rsidRPr="00E4451D">
        <w:rPr>
          <w:sz w:val="22"/>
          <w:szCs w:val="22"/>
        </w:rPr>
        <w:t>akurat</w:t>
      </w:r>
      <w:proofErr w:type="spellEnd"/>
      <w:r w:rsidR="0050478C" w:rsidRPr="00E4451D">
        <w:rPr>
          <w:sz w:val="22"/>
          <w:szCs w:val="22"/>
        </w:rPr>
        <w:t xml:space="preserve"> [3]. </w:t>
      </w:r>
    </w:p>
    <w:p w14:paraId="72F251AE" w14:textId="77777777" w:rsidR="0050478C" w:rsidRPr="00E4451D" w:rsidRDefault="0050478C" w:rsidP="0050478C">
      <w:pPr>
        <w:ind w:firstLine="720"/>
        <w:jc w:val="both"/>
        <w:rPr>
          <w:sz w:val="22"/>
          <w:szCs w:val="22"/>
        </w:rPr>
      </w:pPr>
      <w:proofErr w:type="spellStart"/>
      <w:r w:rsidRPr="00E4451D">
        <w:rPr>
          <w:sz w:val="22"/>
          <w:szCs w:val="22"/>
        </w:rPr>
        <w:t>Algoritma</w:t>
      </w:r>
      <w:proofErr w:type="spellEnd"/>
      <w:r w:rsidRPr="00E4451D">
        <w:rPr>
          <w:sz w:val="22"/>
          <w:szCs w:val="22"/>
        </w:rPr>
        <w:t xml:space="preserve"> Watershed </w:t>
      </w:r>
      <w:proofErr w:type="spellStart"/>
      <w:r w:rsidRPr="00E4451D">
        <w:rPr>
          <w:sz w:val="22"/>
          <w:szCs w:val="22"/>
        </w:rPr>
        <w:t>merupakan</w:t>
      </w:r>
      <w:proofErr w:type="spellEnd"/>
      <w:r w:rsidRPr="00E4451D">
        <w:rPr>
          <w:sz w:val="22"/>
          <w:szCs w:val="22"/>
        </w:rPr>
        <w:t xml:space="preserve"> salah </w:t>
      </w:r>
      <w:proofErr w:type="spellStart"/>
      <w:r w:rsidRPr="00E4451D">
        <w:rPr>
          <w:sz w:val="22"/>
          <w:szCs w:val="22"/>
        </w:rPr>
        <w:t>satu</w:t>
      </w:r>
      <w:proofErr w:type="spellEnd"/>
      <w:r w:rsidRPr="00E4451D">
        <w:rPr>
          <w:sz w:val="22"/>
          <w:szCs w:val="22"/>
        </w:rPr>
        <w:t xml:space="preserve"> </w:t>
      </w:r>
      <w:proofErr w:type="spellStart"/>
      <w:r w:rsidRPr="00E4451D">
        <w:rPr>
          <w:sz w:val="22"/>
          <w:szCs w:val="22"/>
        </w:rPr>
        <w:t>metode</w:t>
      </w:r>
      <w:proofErr w:type="spellEnd"/>
      <w:r w:rsidRPr="00E4451D">
        <w:rPr>
          <w:sz w:val="22"/>
          <w:szCs w:val="22"/>
        </w:rPr>
        <w:t xml:space="preserve"> </w:t>
      </w:r>
      <w:proofErr w:type="spellStart"/>
      <w:r w:rsidRPr="00E4451D">
        <w:rPr>
          <w:sz w:val="22"/>
          <w:szCs w:val="22"/>
        </w:rPr>
        <w:t>dalam</w:t>
      </w:r>
      <w:proofErr w:type="spellEnd"/>
      <w:r w:rsidRPr="00E4451D">
        <w:rPr>
          <w:sz w:val="22"/>
          <w:szCs w:val="22"/>
        </w:rPr>
        <w:t xml:space="preserve"> </w:t>
      </w:r>
      <w:proofErr w:type="spellStart"/>
      <w:r w:rsidRPr="00E4451D">
        <w:rPr>
          <w:sz w:val="22"/>
          <w:szCs w:val="22"/>
        </w:rPr>
        <w:t>segmentasi</w:t>
      </w:r>
      <w:proofErr w:type="spellEnd"/>
      <w:r w:rsidRPr="00E4451D">
        <w:rPr>
          <w:sz w:val="22"/>
          <w:szCs w:val="22"/>
        </w:rPr>
        <w:t xml:space="preserve"> </w:t>
      </w:r>
      <w:proofErr w:type="spellStart"/>
      <w:r w:rsidRPr="00E4451D">
        <w:rPr>
          <w:sz w:val="22"/>
          <w:szCs w:val="22"/>
        </w:rPr>
        <w:t>citra</w:t>
      </w:r>
      <w:proofErr w:type="spellEnd"/>
      <w:r w:rsidRPr="00E4451D">
        <w:rPr>
          <w:sz w:val="22"/>
          <w:szCs w:val="22"/>
        </w:rPr>
        <w:t xml:space="preserve"> yang </w:t>
      </w:r>
      <w:proofErr w:type="spellStart"/>
      <w:r w:rsidRPr="00E4451D">
        <w:rPr>
          <w:sz w:val="22"/>
          <w:szCs w:val="22"/>
        </w:rPr>
        <w:t>mengandalkan</w:t>
      </w:r>
      <w:proofErr w:type="spellEnd"/>
      <w:r w:rsidRPr="00E4451D">
        <w:rPr>
          <w:sz w:val="22"/>
          <w:szCs w:val="22"/>
        </w:rPr>
        <w:t xml:space="preserve"> </w:t>
      </w:r>
      <w:proofErr w:type="spellStart"/>
      <w:r w:rsidRPr="00E4451D">
        <w:rPr>
          <w:sz w:val="22"/>
          <w:szCs w:val="22"/>
        </w:rPr>
        <w:t>prinsip</w:t>
      </w:r>
      <w:proofErr w:type="spellEnd"/>
      <w:r w:rsidRPr="00E4451D">
        <w:rPr>
          <w:sz w:val="22"/>
          <w:szCs w:val="22"/>
        </w:rPr>
        <w:t xml:space="preserve"> </w:t>
      </w:r>
      <w:proofErr w:type="spellStart"/>
      <w:r w:rsidRPr="00E4451D">
        <w:rPr>
          <w:sz w:val="22"/>
          <w:szCs w:val="22"/>
        </w:rPr>
        <w:t>morfologi</w:t>
      </w:r>
      <w:proofErr w:type="spellEnd"/>
      <w:r w:rsidRPr="00E4451D">
        <w:rPr>
          <w:sz w:val="22"/>
          <w:szCs w:val="22"/>
        </w:rPr>
        <w:t xml:space="preserve"> </w:t>
      </w:r>
      <w:proofErr w:type="spellStart"/>
      <w:r w:rsidRPr="00E4451D">
        <w:rPr>
          <w:sz w:val="22"/>
          <w:szCs w:val="22"/>
        </w:rPr>
        <w:t>matematika</w:t>
      </w:r>
      <w:proofErr w:type="spellEnd"/>
      <w:r w:rsidRPr="00E4451D">
        <w:rPr>
          <w:sz w:val="22"/>
          <w:szCs w:val="22"/>
        </w:rPr>
        <w:t xml:space="preserve">. </w:t>
      </w:r>
      <w:proofErr w:type="spellStart"/>
      <w:r w:rsidRPr="00E4451D">
        <w:rPr>
          <w:sz w:val="22"/>
          <w:szCs w:val="22"/>
        </w:rPr>
        <w:t>Algoritma</w:t>
      </w:r>
      <w:proofErr w:type="spellEnd"/>
      <w:r w:rsidRPr="00E4451D">
        <w:rPr>
          <w:sz w:val="22"/>
          <w:szCs w:val="22"/>
        </w:rPr>
        <w:t xml:space="preserve"> </w:t>
      </w:r>
      <w:proofErr w:type="spellStart"/>
      <w:r w:rsidRPr="00E4451D">
        <w:rPr>
          <w:sz w:val="22"/>
          <w:szCs w:val="22"/>
        </w:rPr>
        <w:t>ini</w:t>
      </w:r>
      <w:proofErr w:type="spellEnd"/>
      <w:r w:rsidRPr="00E4451D">
        <w:rPr>
          <w:sz w:val="22"/>
          <w:szCs w:val="22"/>
        </w:rPr>
        <w:t xml:space="preserve"> </w:t>
      </w:r>
      <w:proofErr w:type="spellStart"/>
      <w:r w:rsidRPr="00E4451D">
        <w:rPr>
          <w:sz w:val="22"/>
          <w:szCs w:val="22"/>
        </w:rPr>
        <w:t>mendapat</w:t>
      </w:r>
      <w:proofErr w:type="spellEnd"/>
      <w:r w:rsidRPr="00E4451D">
        <w:rPr>
          <w:sz w:val="22"/>
          <w:szCs w:val="22"/>
        </w:rPr>
        <w:t xml:space="preserve"> </w:t>
      </w:r>
      <w:proofErr w:type="spellStart"/>
      <w:r w:rsidRPr="00E4451D">
        <w:rPr>
          <w:sz w:val="22"/>
          <w:szCs w:val="22"/>
        </w:rPr>
        <w:t>perhatian</w:t>
      </w:r>
      <w:proofErr w:type="spellEnd"/>
      <w:r w:rsidRPr="00E4451D">
        <w:rPr>
          <w:sz w:val="22"/>
          <w:szCs w:val="22"/>
        </w:rPr>
        <w:t xml:space="preserve"> </w:t>
      </w:r>
      <w:proofErr w:type="spellStart"/>
      <w:r w:rsidRPr="00E4451D">
        <w:rPr>
          <w:sz w:val="22"/>
          <w:szCs w:val="22"/>
        </w:rPr>
        <w:t>signifikan</w:t>
      </w:r>
      <w:proofErr w:type="spellEnd"/>
      <w:r w:rsidRPr="00E4451D">
        <w:rPr>
          <w:sz w:val="22"/>
          <w:szCs w:val="22"/>
        </w:rPr>
        <w:t xml:space="preserve"> </w:t>
      </w:r>
      <w:proofErr w:type="spellStart"/>
      <w:r w:rsidRPr="00E4451D">
        <w:rPr>
          <w:sz w:val="22"/>
          <w:szCs w:val="22"/>
        </w:rPr>
        <w:t>karena</w:t>
      </w:r>
      <w:proofErr w:type="spellEnd"/>
      <w:r w:rsidRPr="00E4451D">
        <w:rPr>
          <w:sz w:val="22"/>
          <w:szCs w:val="22"/>
        </w:rPr>
        <w:t xml:space="preserve"> </w:t>
      </w:r>
      <w:proofErr w:type="spellStart"/>
      <w:r w:rsidRPr="00E4451D">
        <w:rPr>
          <w:sz w:val="22"/>
          <w:szCs w:val="22"/>
        </w:rPr>
        <w:t>kinerjanya</w:t>
      </w:r>
      <w:proofErr w:type="spellEnd"/>
      <w:r w:rsidRPr="00E4451D">
        <w:rPr>
          <w:sz w:val="22"/>
          <w:szCs w:val="22"/>
        </w:rPr>
        <w:t xml:space="preserve"> yang </w:t>
      </w:r>
      <w:proofErr w:type="spellStart"/>
      <w:r w:rsidRPr="00E4451D">
        <w:rPr>
          <w:sz w:val="22"/>
          <w:szCs w:val="22"/>
        </w:rPr>
        <w:t>cepat</w:t>
      </w:r>
      <w:proofErr w:type="spellEnd"/>
      <w:r w:rsidRPr="00E4451D">
        <w:rPr>
          <w:sz w:val="22"/>
          <w:szCs w:val="22"/>
        </w:rPr>
        <w:t xml:space="preserve"> dan </w:t>
      </w:r>
      <w:proofErr w:type="spellStart"/>
      <w:r w:rsidRPr="00E4451D">
        <w:rPr>
          <w:sz w:val="22"/>
          <w:szCs w:val="22"/>
        </w:rPr>
        <w:t>kemampuannya</w:t>
      </w:r>
      <w:proofErr w:type="spellEnd"/>
      <w:r w:rsidRPr="00E4451D">
        <w:rPr>
          <w:sz w:val="22"/>
          <w:szCs w:val="22"/>
        </w:rPr>
        <w:t xml:space="preserve"> </w:t>
      </w:r>
      <w:proofErr w:type="spellStart"/>
      <w:r w:rsidRPr="00E4451D">
        <w:rPr>
          <w:sz w:val="22"/>
          <w:szCs w:val="22"/>
        </w:rPr>
        <w:t>dalam</w:t>
      </w:r>
      <w:proofErr w:type="spellEnd"/>
      <w:r w:rsidRPr="00E4451D">
        <w:rPr>
          <w:sz w:val="22"/>
          <w:szCs w:val="22"/>
        </w:rPr>
        <w:t xml:space="preserve"> </w:t>
      </w:r>
      <w:proofErr w:type="spellStart"/>
      <w:r w:rsidRPr="00E4451D">
        <w:rPr>
          <w:sz w:val="22"/>
          <w:szCs w:val="22"/>
        </w:rPr>
        <w:t>mengidentifikasi</w:t>
      </w:r>
      <w:proofErr w:type="spellEnd"/>
      <w:r w:rsidRPr="00E4451D">
        <w:rPr>
          <w:sz w:val="22"/>
          <w:szCs w:val="22"/>
        </w:rPr>
        <w:t xml:space="preserve"> </w:t>
      </w:r>
      <w:proofErr w:type="spellStart"/>
      <w:r w:rsidRPr="00E4451D">
        <w:rPr>
          <w:sz w:val="22"/>
          <w:szCs w:val="22"/>
        </w:rPr>
        <w:t>dengan</w:t>
      </w:r>
      <w:proofErr w:type="spellEnd"/>
      <w:r w:rsidRPr="00E4451D">
        <w:rPr>
          <w:sz w:val="22"/>
          <w:szCs w:val="22"/>
        </w:rPr>
        <w:t xml:space="preserve"> </w:t>
      </w:r>
      <w:proofErr w:type="spellStart"/>
      <w:r w:rsidRPr="00E4451D">
        <w:rPr>
          <w:sz w:val="22"/>
          <w:szCs w:val="22"/>
        </w:rPr>
        <w:t>akurat</w:t>
      </w:r>
      <w:proofErr w:type="spellEnd"/>
      <w:r w:rsidRPr="00E4451D">
        <w:rPr>
          <w:sz w:val="22"/>
          <w:szCs w:val="22"/>
        </w:rPr>
        <w:t xml:space="preserve"> </w:t>
      </w:r>
      <w:proofErr w:type="spellStart"/>
      <w:r w:rsidRPr="00E4451D">
        <w:rPr>
          <w:sz w:val="22"/>
          <w:szCs w:val="22"/>
        </w:rPr>
        <w:t>titik</w:t>
      </w:r>
      <w:proofErr w:type="spellEnd"/>
      <w:r w:rsidRPr="00E4451D">
        <w:rPr>
          <w:sz w:val="22"/>
          <w:szCs w:val="22"/>
        </w:rPr>
        <w:t xml:space="preserve"> </w:t>
      </w:r>
      <w:proofErr w:type="spellStart"/>
      <w:r w:rsidRPr="00E4451D">
        <w:rPr>
          <w:sz w:val="22"/>
          <w:szCs w:val="22"/>
        </w:rPr>
        <w:t>lemah</w:t>
      </w:r>
      <w:proofErr w:type="spellEnd"/>
      <w:r w:rsidRPr="00E4451D">
        <w:rPr>
          <w:sz w:val="22"/>
          <w:szCs w:val="22"/>
        </w:rPr>
        <w:t xml:space="preserve"> </w:t>
      </w:r>
      <w:proofErr w:type="spellStart"/>
      <w:r w:rsidRPr="00E4451D">
        <w:rPr>
          <w:sz w:val="22"/>
          <w:szCs w:val="22"/>
        </w:rPr>
        <w:t>tepi</w:t>
      </w:r>
      <w:proofErr w:type="spellEnd"/>
      <w:r w:rsidRPr="00E4451D">
        <w:rPr>
          <w:sz w:val="22"/>
          <w:szCs w:val="22"/>
        </w:rPr>
        <w:t xml:space="preserve"> </w:t>
      </w:r>
      <w:proofErr w:type="spellStart"/>
      <w:r w:rsidRPr="00E4451D">
        <w:rPr>
          <w:sz w:val="22"/>
          <w:szCs w:val="22"/>
        </w:rPr>
        <w:t>dari</w:t>
      </w:r>
      <w:proofErr w:type="spellEnd"/>
      <w:r w:rsidRPr="00E4451D">
        <w:rPr>
          <w:sz w:val="22"/>
          <w:szCs w:val="22"/>
        </w:rPr>
        <w:t xml:space="preserve"> </w:t>
      </w:r>
      <w:proofErr w:type="spellStart"/>
      <w:r w:rsidRPr="00E4451D">
        <w:rPr>
          <w:sz w:val="22"/>
          <w:szCs w:val="22"/>
        </w:rPr>
        <w:t>daerah</w:t>
      </w:r>
      <w:proofErr w:type="spellEnd"/>
      <w:r w:rsidRPr="00E4451D">
        <w:rPr>
          <w:sz w:val="22"/>
          <w:szCs w:val="22"/>
        </w:rPr>
        <w:t xml:space="preserve"> yang </w:t>
      </w:r>
      <w:proofErr w:type="spellStart"/>
      <w:r w:rsidRPr="00E4451D">
        <w:rPr>
          <w:sz w:val="22"/>
          <w:szCs w:val="22"/>
        </w:rPr>
        <w:t>berdekatan</w:t>
      </w:r>
      <w:proofErr w:type="spellEnd"/>
      <w:r w:rsidRPr="00E4451D">
        <w:rPr>
          <w:sz w:val="22"/>
          <w:szCs w:val="22"/>
        </w:rPr>
        <w:t xml:space="preserve">. </w:t>
      </w:r>
      <w:proofErr w:type="spellStart"/>
      <w:r w:rsidRPr="00E4451D">
        <w:rPr>
          <w:sz w:val="22"/>
          <w:szCs w:val="22"/>
        </w:rPr>
        <w:t>Meskipun</w:t>
      </w:r>
      <w:proofErr w:type="spellEnd"/>
      <w:r w:rsidRPr="00E4451D">
        <w:rPr>
          <w:sz w:val="22"/>
          <w:szCs w:val="22"/>
        </w:rPr>
        <w:t xml:space="preserve"> </w:t>
      </w:r>
      <w:proofErr w:type="spellStart"/>
      <w:r w:rsidRPr="00E4451D">
        <w:rPr>
          <w:sz w:val="22"/>
          <w:szCs w:val="22"/>
        </w:rPr>
        <w:t>demikian</w:t>
      </w:r>
      <w:proofErr w:type="spellEnd"/>
      <w:r w:rsidRPr="00E4451D">
        <w:rPr>
          <w:sz w:val="22"/>
          <w:szCs w:val="22"/>
        </w:rPr>
        <w:t xml:space="preserve">, </w:t>
      </w:r>
      <w:proofErr w:type="spellStart"/>
      <w:r w:rsidRPr="00E4451D">
        <w:rPr>
          <w:sz w:val="22"/>
          <w:szCs w:val="22"/>
        </w:rPr>
        <w:t>algoritma</w:t>
      </w:r>
      <w:proofErr w:type="spellEnd"/>
      <w:r w:rsidRPr="00E4451D">
        <w:rPr>
          <w:sz w:val="22"/>
          <w:szCs w:val="22"/>
        </w:rPr>
        <w:t xml:space="preserve"> Watershed </w:t>
      </w:r>
      <w:proofErr w:type="spellStart"/>
      <w:r w:rsidRPr="00E4451D">
        <w:rPr>
          <w:sz w:val="22"/>
          <w:szCs w:val="22"/>
        </w:rPr>
        <w:t>klasik</w:t>
      </w:r>
      <w:proofErr w:type="spellEnd"/>
      <w:r w:rsidRPr="00E4451D">
        <w:rPr>
          <w:sz w:val="22"/>
          <w:szCs w:val="22"/>
        </w:rPr>
        <w:t xml:space="preserve"> </w:t>
      </w:r>
      <w:proofErr w:type="spellStart"/>
      <w:r w:rsidRPr="00E4451D">
        <w:rPr>
          <w:sz w:val="22"/>
          <w:szCs w:val="22"/>
        </w:rPr>
        <w:t>memiliki</w:t>
      </w:r>
      <w:proofErr w:type="spellEnd"/>
      <w:r w:rsidRPr="00E4451D">
        <w:rPr>
          <w:sz w:val="22"/>
          <w:szCs w:val="22"/>
        </w:rPr>
        <w:t xml:space="preserve"> </w:t>
      </w:r>
      <w:proofErr w:type="spellStart"/>
      <w:r w:rsidRPr="00E4451D">
        <w:rPr>
          <w:sz w:val="22"/>
          <w:szCs w:val="22"/>
        </w:rPr>
        <w:t>beberapa</w:t>
      </w:r>
      <w:proofErr w:type="spellEnd"/>
      <w:r w:rsidRPr="00E4451D">
        <w:rPr>
          <w:sz w:val="22"/>
          <w:szCs w:val="22"/>
        </w:rPr>
        <w:t xml:space="preserve"> </w:t>
      </w:r>
      <w:proofErr w:type="spellStart"/>
      <w:r w:rsidRPr="00E4451D">
        <w:rPr>
          <w:sz w:val="22"/>
          <w:szCs w:val="22"/>
        </w:rPr>
        <w:t>kelemahan</w:t>
      </w:r>
      <w:proofErr w:type="spellEnd"/>
      <w:r w:rsidRPr="00E4451D">
        <w:rPr>
          <w:sz w:val="22"/>
          <w:szCs w:val="22"/>
        </w:rPr>
        <w:t xml:space="preserve">, </w:t>
      </w:r>
      <w:proofErr w:type="spellStart"/>
      <w:r w:rsidRPr="00E4451D">
        <w:rPr>
          <w:sz w:val="22"/>
          <w:szCs w:val="22"/>
        </w:rPr>
        <w:t>seperti</w:t>
      </w:r>
      <w:proofErr w:type="spellEnd"/>
      <w:r w:rsidRPr="00E4451D">
        <w:rPr>
          <w:sz w:val="22"/>
          <w:szCs w:val="22"/>
        </w:rPr>
        <w:t xml:space="preserve"> </w:t>
      </w:r>
      <w:proofErr w:type="spellStart"/>
      <w:r w:rsidRPr="00E4451D">
        <w:rPr>
          <w:sz w:val="22"/>
          <w:szCs w:val="22"/>
        </w:rPr>
        <w:t>tingkat</w:t>
      </w:r>
      <w:proofErr w:type="spellEnd"/>
      <w:r w:rsidRPr="00E4451D">
        <w:rPr>
          <w:sz w:val="22"/>
          <w:szCs w:val="22"/>
        </w:rPr>
        <w:t xml:space="preserve"> </w:t>
      </w:r>
      <w:proofErr w:type="spellStart"/>
      <w:r w:rsidRPr="00E4451D">
        <w:rPr>
          <w:sz w:val="22"/>
          <w:szCs w:val="22"/>
        </w:rPr>
        <w:t>sensitivitas</w:t>
      </w:r>
      <w:proofErr w:type="spellEnd"/>
      <w:r w:rsidRPr="00E4451D">
        <w:rPr>
          <w:sz w:val="22"/>
          <w:szCs w:val="22"/>
        </w:rPr>
        <w:t xml:space="preserve"> </w:t>
      </w:r>
      <w:proofErr w:type="spellStart"/>
      <w:r w:rsidRPr="00E4451D">
        <w:rPr>
          <w:sz w:val="22"/>
          <w:szCs w:val="22"/>
        </w:rPr>
        <w:t>terhadap</w:t>
      </w:r>
      <w:proofErr w:type="spellEnd"/>
      <w:r w:rsidRPr="00E4451D">
        <w:rPr>
          <w:sz w:val="22"/>
          <w:szCs w:val="22"/>
        </w:rPr>
        <w:t xml:space="preserve"> noise dan over-</w:t>
      </w:r>
      <w:proofErr w:type="spellStart"/>
      <w:r w:rsidRPr="00E4451D">
        <w:rPr>
          <w:sz w:val="22"/>
          <w:szCs w:val="22"/>
        </w:rPr>
        <w:t>segmentasi</w:t>
      </w:r>
      <w:proofErr w:type="spellEnd"/>
      <w:r w:rsidRPr="00E4451D">
        <w:rPr>
          <w:sz w:val="22"/>
          <w:szCs w:val="22"/>
        </w:rPr>
        <w:t xml:space="preserve">. Oleh </w:t>
      </w:r>
      <w:proofErr w:type="spellStart"/>
      <w:r w:rsidRPr="00E4451D">
        <w:rPr>
          <w:sz w:val="22"/>
          <w:szCs w:val="22"/>
        </w:rPr>
        <w:t>karena</w:t>
      </w:r>
      <w:proofErr w:type="spellEnd"/>
      <w:r w:rsidRPr="00E4451D">
        <w:rPr>
          <w:sz w:val="22"/>
          <w:szCs w:val="22"/>
        </w:rPr>
        <w:t xml:space="preserve"> </w:t>
      </w:r>
      <w:proofErr w:type="spellStart"/>
      <w:r w:rsidRPr="00E4451D">
        <w:rPr>
          <w:sz w:val="22"/>
          <w:szCs w:val="22"/>
        </w:rPr>
        <w:t>itu</w:t>
      </w:r>
      <w:proofErr w:type="spellEnd"/>
      <w:r w:rsidRPr="00E4451D">
        <w:rPr>
          <w:sz w:val="22"/>
          <w:szCs w:val="22"/>
        </w:rPr>
        <w:t xml:space="preserve">, </w:t>
      </w:r>
      <w:proofErr w:type="spellStart"/>
      <w:r w:rsidRPr="00E4451D">
        <w:rPr>
          <w:sz w:val="22"/>
          <w:szCs w:val="22"/>
        </w:rPr>
        <w:t>sejumlah</w:t>
      </w:r>
      <w:proofErr w:type="spellEnd"/>
      <w:r w:rsidRPr="00E4451D">
        <w:rPr>
          <w:sz w:val="22"/>
          <w:szCs w:val="22"/>
        </w:rPr>
        <w:t xml:space="preserve"> </w:t>
      </w:r>
      <w:proofErr w:type="spellStart"/>
      <w:r w:rsidRPr="00E4451D">
        <w:rPr>
          <w:sz w:val="22"/>
          <w:szCs w:val="22"/>
        </w:rPr>
        <w:t>penelitian</w:t>
      </w:r>
      <w:proofErr w:type="spellEnd"/>
      <w:r w:rsidRPr="00E4451D">
        <w:rPr>
          <w:sz w:val="22"/>
          <w:szCs w:val="22"/>
        </w:rPr>
        <w:t xml:space="preserve"> </w:t>
      </w:r>
      <w:proofErr w:type="spellStart"/>
      <w:r w:rsidRPr="00E4451D">
        <w:rPr>
          <w:sz w:val="22"/>
          <w:szCs w:val="22"/>
        </w:rPr>
        <w:t>telah</w:t>
      </w:r>
      <w:proofErr w:type="spellEnd"/>
      <w:r w:rsidRPr="00E4451D">
        <w:rPr>
          <w:sz w:val="22"/>
          <w:szCs w:val="22"/>
        </w:rPr>
        <w:t xml:space="preserve"> </w:t>
      </w:r>
      <w:proofErr w:type="spellStart"/>
      <w:r w:rsidRPr="00E4451D">
        <w:rPr>
          <w:sz w:val="22"/>
          <w:szCs w:val="22"/>
        </w:rPr>
        <w:t>dilakukan</w:t>
      </w:r>
      <w:proofErr w:type="spellEnd"/>
      <w:r w:rsidRPr="00E4451D">
        <w:rPr>
          <w:sz w:val="22"/>
          <w:szCs w:val="22"/>
        </w:rPr>
        <w:t xml:space="preserve"> </w:t>
      </w:r>
      <w:proofErr w:type="spellStart"/>
      <w:r w:rsidRPr="00E4451D">
        <w:rPr>
          <w:sz w:val="22"/>
          <w:szCs w:val="22"/>
        </w:rPr>
        <w:t>untuk</w:t>
      </w:r>
      <w:proofErr w:type="spellEnd"/>
      <w:r w:rsidRPr="00E4451D">
        <w:rPr>
          <w:sz w:val="22"/>
          <w:szCs w:val="22"/>
        </w:rPr>
        <w:t xml:space="preserve"> </w:t>
      </w:r>
      <w:proofErr w:type="spellStart"/>
      <w:r w:rsidRPr="00E4451D">
        <w:rPr>
          <w:sz w:val="22"/>
          <w:szCs w:val="22"/>
        </w:rPr>
        <w:t>meningkatkan</w:t>
      </w:r>
      <w:proofErr w:type="spellEnd"/>
      <w:r w:rsidRPr="00E4451D">
        <w:rPr>
          <w:sz w:val="22"/>
          <w:szCs w:val="22"/>
        </w:rPr>
        <w:t xml:space="preserve"> </w:t>
      </w:r>
      <w:proofErr w:type="spellStart"/>
      <w:r w:rsidRPr="00E4451D">
        <w:rPr>
          <w:sz w:val="22"/>
          <w:szCs w:val="22"/>
        </w:rPr>
        <w:t>kinerja</w:t>
      </w:r>
      <w:proofErr w:type="spellEnd"/>
      <w:r w:rsidRPr="00E4451D">
        <w:rPr>
          <w:sz w:val="22"/>
          <w:szCs w:val="22"/>
        </w:rPr>
        <w:t xml:space="preserve"> </w:t>
      </w:r>
      <w:proofErr w:type="spellStart"/>
      <w:r w:rsidRPr="00E4451D">
        <w:rPr>
          <w:sz w:val="22"/>
          <w:szCs w:val="22"/>
        </w:rPr>
        <w:t>algoritma</w:t>
      </w:r>
      <w:proofErr w:type="spellEnd"/>
      <w:r w:rsidRPr="00E4451D">
        <w:rPr>
          <w:sz w:val="22"/>
          <w:szCs w:val="22"/>
        </w:rPr>
        <w:t xml:space="preserve"> Watershed </w:t>
      </w:r>
      <w:proofErr w:type="spellStart"/>
      <w:r w:rsidRPr="00E4451D">
        <w:rPr>
          <w:sz w:val="22"/>
          <w:szCs w:val="22"/>
        </w:rPr>
        <w:t>dengan</w:t>
      </w:r>
      <w:proofErr w:type="spellEnd"/>
      <w:r w:rsidRPr="00E4451D">
        <w:rPr>
          <w:sz w:val="22"/>
          <w:szCs w:val="22"/>
        </w:rPr>
        <w:t xml:space="preserve"> </w:t>
      </w:r>
      <w:proofErr w:type="spellStart"/>
      <w:r w:rsidRPr="00E4451D">
        <w:rPr>
          <w:sz w:val="22"/>
          <w:szCs w:val="22"/>
        </w:rPr>
        <w:t>menerapkan</w:t>
      </w:r>
      <w:proofErr w:type="spellEnd"/>
      <w:r w:rsidRPr="00E4451D">
        <w:rPr>
          <w:sz w:val="22"/>
          <w:szCs w:val="22"/>
        </w:rPr>
        <w:t xml:space="preserve"> </w:t>
      </w:r>
      <w:proofErr w:type="spellStart"/>
      <w:r w:rsidRPr="00E4451D">
        <w:rPr>
          <w:sz w:val="22"/>
          <w:szCs w:val="22"/>
        </w:rPr>
        <w:t>berbagai</w:t>
      </w:r>
      <w:proofErr w:type="spellEnd"/>
      <w:r w:rsidRPr="00E4451D">
        <w:rPr>
          <w:sz w:val="22"/>
          <w:szCs w:val="22"/>
        </w:rPr>
        <w:t xml:space="preserve"> </w:t>
      </w:r>
      <w:proofErr w:type="spellStart"/>
      <w:r w:rsidRPr="00E4451D">
        <w:rPr>
          <w:sz w:val="22"/>
          <w:szCs w:val="22"/>
        </w:rPr>
        <w:t>pendekatan</w:t>
      </w:r>
      <w:proofErr w:type="spellEnd"/>
      <w:r w:rsidRPr="00E4451D">
        <w:rPr>
          <w:sz w:val="22"/>
          <w:szCs w:val="22"/>
        </w:rPr>
        <w:t xml:space="preserve"> [6].</w:t>
      </w:r>
    </w:p>
    <w:p w14:paraId="55347FD0" w14:textId="77777777" w:rsidR="0050478C" w:rsidRPr="00E4451D" w:rsidRDefault="0050478C" w:rsidP="0050478C">
      <w:pPr>
        <w:ind w:firstLine="720"/>
        <w:jc w:val="both"/>
        <w:rPr>
          <w:sz w:val="22"/>
          <w:szCs w:val="22"/>
        </w:rPr>
      </w:pPr>
      <w:r w:rsidRPr="00E4451D">
        <w:rPr>
          <w:sz w:val="22"/>
          <w:szCs w:val="22"/>
        </w:rPr>
        <w:t xml:space="preserve"> </w:t>
      </w:r>
      <w:proofErr w:type="spellStart"/>
      <w:r w:rsidRPr="00E4451D">
        <w:rPr>
          <w:sz w:val="22"/>
          <w:szCs w:val="22"/>
        </w:rPr>
        <w:t>Peningkatan</w:t>
      </w:r>
      <w:proofErr w:type="spellEnd"/>
      <w:r w:rsidRPr="00E4451D">
        <w:rPr>
          <w:sz w:val="22"/>
          <w:szCs w:val="22"/>
        </w:rPr>
        <w:t xml:space="preserve"> pada </w:t>
      </w:r>
      <w:proofErr w:type="spellStart"/>
      <w:r w:rsidRPr="00E4451D">
        <w:rPr>
          <w:sz w:val="22"/>
          <w:szCs w:val="22"/>
        </w:rPr>
        <w:t>algoritma</w:t>
      </w:r>
      <w:proofErr w:type="spellEnd"/>
      <w:r w:rsidRPr="00E4451D">
        <w:rPr>
          <w:sz w:val="22"/>
          <w:szCs w:val="22"/>
        </w:rPr>
        <w:t xml:space="preserve"> Watershed </w:t>
      </w:r>
      <w:proofErr w:type="spellStart"/>
      <w:r w:rsidRPr="00E4451D">
        <w:rPr>
          <w:sz w:val="22"/>
          <w:szCs w:val="22"/>
        </w:rPr>
        <w:t>umumnya</w:t>
      </w:r>
      <w:proofErr w:type="spellEnd"/>
      <w:r w:rsidRPr="00E4451D">
        <w:rPr>
          <w:sz w:val="22"/>
          <w:szCs w:val="22"/>
        </w:rPr>
        <w:t xml:space="preserve"> </w:t>
      </w:r>
      <w:proofErr w:type="spellStart"/>
      <w:r w:rsidRPr="00E4451D">
        <w:rPr>
          <w:sz w:val="22"/>
          <w:szCs w:val="22"/>
        </w:rPr>
        <w:t>dilakukan</w:t>
      </w:r>
      <w:proofErr w:type="spellEnd"/>
      <w:r w:rsidRPr="00E4451D">
        <w:rPr>
          <w:sz w:val="22"/>
          <w:szCs w:val="22"/>
        </w:rPr>
        <w:t xml:space="preserve"> </w:t>
      </w:r>
      <w:proofErr w:type="spellStart"/>
      <w:r w:rsidRPr="00E4451D">
        <w:rPr>
          <w:sz w:val="22"/>
          <w:szCs w:val="22"/>
        </w:rPr>
        <w:t>melalui</w:t>
      </w:r>
      <w:proofErr w:type="spellEnd"/>
      <w:r w:rsidRPr="00E4451D">
        <w:rPr>
          <w:sz w:val="22"/>
          <w:szCs w:val="22"/>
        </w:rPr>
        <w:t xml:space="preserve"> </w:t>
      </w:r>
      <w:proofErr w:type="spellStart"/>
      <w:r w:rsidRPr="00E4451D">
        <w:rPr>
          <w:sz w:val="22"/>
          <w:szCs w:val="22"/>
        </w:rPr>
        <w:t>dua</w:t>
      </w:r>
      <w:proofErr w:type="spellEnd"/>
      <w:r w:rsidRPr="00E4451D">
        <w:rPr>
          <w:sz w:val="22"/>
          <w:szCs w:val="22"/>
        </w:rPr>
        <w:t xml:space="preserve"> </w:t>
      </w:r>
      <w:proofErr w:type="spellStart"/>
      <w:r w:rsidRPr="00E4451D">
        <w:rPr>
          <w:sz w:val="22"/>
          <w:szCs w:val="22"/>
        </w:rPr>
        <w:t>jenis</w:t>
      </w:r>
      <w:proofErr w:type="spellEnd"/>
      <w:r w:rsidRPr="00E4451D">
        <w:rPr>
          <w:sz w:val="22"/>
          <w:szCs w:val="22"/>
        </w:rPr>
        <w:t xml:space="preserve"> </w:t>
      </w:r>
      <w:proofErr w:type="spellStart"/>
      <w:r w:rsidRPr="00E4451D">
        <w:rPr>
          <w:sz w:val="22"/>
          <w:szCs w:val="22"/>
        </w:rPr>
        <w:t>pendekatan</w:t>
      </w:r>
      <w:proofErr w:type="spellEnd"/>
      <w:r w:rsidRPr="00E4451D">
        <w:rPr>
          <w:sz w:val="22"/>
          <w:szCs w:val="22"/>
        </w:rPr>
        <w:t xml:space="preserve"> </w:t>
      </w:r>
      <w:proofErr w:type="spellStart"/>
      <w:r w:rsidRPr="00E4451D">
        <w:rPr>
          <w:sz w:val="22"/>
          <w:szCs w:val="22"/>
        </w:rPr>
        <w:t>utama</w:t>
      </w:r>
      <w:proofErr w:type="spellEnd"/>
      <w:r w:rsidRPr="00E4451D">
        <w:rPr>
          <w:sz w:val="22"/>
          <w:szCs w:val="22"/>
        </w:rPr>
        <w:t xml:space="preserve"> [2]. </w:t>
      </w:r>
      <w:proofErr w:type="spellStart"/>
      <w:r w:rsidRPr="00E4451D">
        <w:rPr>
          <w:sz w:val="22"/>
          <w:szCs w:val="22"/>
        </w:rPr>
        <w:t>Pertama</w:t>
      </w:r>
      <w:proofErr w:type="spellEnd"/>
      <w:r w:rsidRPr="00E4451D">
        <w:rPr>
          <w:sz w:val="22"/>
          <w:szCs w:val="22"/>
        </w:rPr>
        <w:t xml:space="preserve">, </w:t>
      </w:r>
      <w:proofErr w:type="spellStart"/>
      <w:r w:rsidRPr="00E4451D">
        <w:rPr>
          <w:sz w:val="22"/>
          <w:szCs w:val="22"/>
        </w:rPr>
        <w:t>terdapat</w:t>
      </w:r>
      <w:proofErr w:type="spellEnd"/>
      <w:r w:rsidRPr="00E4451D">
        <w:rPr>
          <w:sz w:val="22"/>
          <w:szCs w:val="22"/>
        </w:rPr>
        <w:t xml:space="preserve"> </w:t>
      </w:r>
      <w:proofErr w:type="spellStart"/>
      <w:r w:rsidRPr="00E4451D">
        <w:rPr>
          <w:sz w:val="22"/>
          <w:szCs w:val="22"/>
        </w:rPr>
        <w:t>pendekatan</w:t>
      </w:r>
      <w:proofErr w:type="spellEnd"/>
      <w:r w:rsidRPr="00E4451D">
        <w:rPr>
          <w:sz w:val="22"/>
          <w:szCs w:val="22"/>
        </w:rPr>
        <w:t xml:space="preserve"> yang </w:t>
      </w:r>
      <w:proofErr w:type="spellStart"/>
      <w:r w:rsidRPr="00E4451D">
        <w:rPr>
          <w:sz w:val="22"/>
          <w:szCs w:val="22"/>
        </w:rPr>
        <w:t>berfokus</w:t>
      </w:r>
      <w:proofErr w:type="spellEnd"/>
      <w:r w:rsidRPr="00E4451D">
        <w:rPr>
          <w:sz w:val="22"/>
          <w:szCs w:val="22"/>
        </w:rPr>
        <w:t xml:space="preserve"> pada </w:t>
      </w:r>
      <w:proofErr w:type="spellStart"/>
      <w:r w:rsidRPr="00E4451D">
        <w:rPr>
          <w:sz w:val="22"/>
          <w:szCs w:val="22"/>
        </w:rPr>
        <w:t>tahap</w:t>
      </w:r>
      <w:proofErr w:type="spellEnd"/>
      <w:r w:rsidRPr="00E4451D">
        <w:rPr>
          <w:sz w:val="22"/>
          <w:szCs w:val="22"/>
        </w:rPr>
        <w:t xml:space="preserve"> </w:t>
      </w:r>
      <w:proofErr w:type="spellStart"/>
      <w:r w:rsidRPr="00E4451D">
        <w:rPr>
          <w:sz w:val="22"/>
          <w:szCs w:val="22"/>
        </w:rPr>
        <w:t>pra-pemrosesan</w:t>
      </w:r>
      <w:proofErr w:type="spellEnd"/>
      <w:r w:rsidRPr="00E4451D">
        <w:rPr>
          <w:sz w:val="22"/>
          <w:szCs w:val="22"/>
        </w:rPr>
        <w:t xml:space="preserve"> </w:t>
      </w:r>
      <w:proofErr w:type="spellStart"/>
      <w:r w:rsidRPr="00E4451D">
        <w:rPr>
          <w:sz w:val="22"/>
          <w:szCs w:val="22"/>
        </w:rPr>
        <w:t>sebelum</w:t>
      </w:r>
      <w:proofErr w:type="spellEnd"/>
      <w:r w:rsidRPr="00E4451D">
        <w:rPr>
          <w:sz w:val="22"/>
          <w:szCs w:val="22"/>
        </w:rPr>
        <w:t xml:space="preserve"> </w:t>
      </w:r>
      <w:proofErr w:type="spellStart"/>
      <w:r w:rsidRPr="00E4451D">
        <w:rPr>
          <w:sz w:val="22"/>
          <w:szCs w:val="22"/>
        </w:rPr>
        <w:t>menjalankan</w:t>
      </w:r>
      <w:proofErr w:type="spellEnd"/>
      <w:r w:rsidRPr="00E4451D">
        <w:rPr>
          <w:sz w:val="22"/>
          <w:szCs w:val="22"/>
        </w:rPr>
        <w:t xml:space="preserve"> proses Watershed. Salah </w:t>
      </w:r>
      <w:proofErr w:type="spellStart"/>
      <w:r w:rsidRPr="00E4451D">
        <w:rPr>
          <w:sz w:val="22"/>
          <w:szCs w:val="22"/>
        </w:rPr>
        <w:t>satu</w:t>
      </w:r>
      <w:proofErr w:type="spellEnd"/>
      <w:r w:rsidRPr="00E4451D">
        <w:rPr>
          <w:sz w:val="22"/>
          <w:szCs w:val="22"/>
        </w:rPr>
        <w:t xml:space="preserve"> </w:t>
      </w:r>
      <w:proofErr w:type="spellStart"/>
      <w:r w:rsidRPr="00E4451D">
        <w:rPr>
          <w:sz w:val="22"/>
          <w:szCs w:val="22"/>
        </w:rPr>
        <w:t>contohnya</w:t>
      </w:r>
      <w:proofErr w:type="spellEnd"/>
      <w:r w:rsidRPr="00E4451D">
        <w:rPr>
          <w:sz w:val="22"/>
          <w:szCs w:val="22"/>
        </w:rPr>
        <w:t xml:space="preserve"> </w:t>
      </w:r>
      <w:proofErr w:type="spellStart"/>
      <w:r w:rsidRPr="00E4451D">
        <w:rPr>
          <w:sz w:val="22"/>
          <w:szCs w:val="22"/>
        </w:rPr>
        <w:t>adalah</w:t>
      </w:r>
      <w:proofErr w:type="spellEnd"/>
      <w:r w:rsidRPr="00E4451D">
        <w:rPr>
          <w:sz w:val="22"/>
          <w:szCs w:val="22"/>
        </w:rPr>
        <w:t xml:space="preserve"> </w:t>
      </w:r>
      <w:proofErr w:type="spellStart"/>
      <w:r w:rsidRPr="00E4451D">
        <w:rPr>
          <w:sz w:val="22"/>
          <w:szCs w:val="22"/>
        </w:rPr>
        <w:t>penerapan</w:t>
      </w:r>
      <w:proofErr w:type="spellEnd"/>
      <w:r w:rsidRPr="00E4451D">
        <w:rPr>
          <w:sz w:val="22"/>
          <w:szCs w:val="22"/>
        </w:rPr>
        <w:t xml:space="preserve"> </w:t>
      </w:r>
      <w:proofErr w:type="spellStart"/>
      <w:r w:rsidRPr="00E4451D">
        <w:rPr>
          <w:sz w:val="22"/>
          <w:szCs w:val="22"/>
        </w:rPr>
        <w:t>metode</w:t>
      </w:r>
      <w:proofErr w:type="spellEnd"/>
      <w:r w:rsidRPr="00E4451D">
        <w:rPr>
          <w:sz w:val="22"/>
          <w:szCs w:val="22"/>
        </w:rPr>
        <w:t xml:space="preserve"> thresholding pada </w:t>
      </w:r>
      <w:proofErr w:type="spellStart"/>
      <w:r w:rsidRPr="00E4451D">
        <w:rPr>
          <w:sz w:val="22"/>
          <w:szCs w:val="22"/>
        </w:rPr>
        <w:t>citra</w:t>
      </w:r>
      <w:proofErr w:type="spellEnd"/>
      <w:r w:rsidRPr="00E4451D">
        <w:rPr>
          <w:sz w:val="22"/>
          <w:szCs w:val="22"/>
        </w:rPr>
        <w:t xml:space="preserve"> </w:t>
      </w:r>
      <w:proofErr w:type="spellStart"/>
      <w:r w:rsidRPr="00E4451D">
        <w:rPr>
          <w:sz w:val="22"/>
          <w:szCs w:val="22"/>
        </w:rPr>
        <w:t>sebelumnya</w:t>
      </w:r>
      <w:proofErr w:type="spellEnd"/>
      <w:r w:rsidRPr="00E4451D">
        <w:rPr>
          <w:sz w:val="22"/>
          <w:szCs w:val="22"/>
        </w:rPr>
        <w:t xml:space="preserve"> [4,12]. </w:t>
      </w:r>
      <w:proofErr w:type="spellStart"/>
      <w:r w:rsidRPr="00E4451D">
        <w:rPr>
          <w:sz w:val="22"/>
          <w:szCs w:val="22"/>
        </w:rPr>
        <w:t>Kedua</w:t>
      </w:r>
      <w:proofErr w:type="spellEnd"/>
      <w:r w:rsidRPr="00E4451D">
        <w:rPr>
          <w:sz w:val="22"/>
          <w:szCs w:val="22"/>
        </w:rPr>
        <w:t xml:space="preserve">, </w:t>
      </w:r>
      <w:proofErr w:type="spellStart"/>
      <w:r w:rsidRPr="00E4451D">
        <w:rPr>
          <w:sz w:val="22"/>
          <w:szCs w:val="22"/>
        </w:rPr>
        <w:t>terdapat</w:t>
      </w:r>
      <w:proofErr w:type="spellEnd"/>
      <w:r w:rsidRPr="00E4451D">
        <w:rPr>
          <w:sz w:val="22"/>
          <w:szCs w:val="22"/>
        </w:rPr>
        <w:t xml:space="preserve"> </w:t>
      </w:r>
      <w:proofErr w:type="spellStart"/>
      <w:r w:rsidRPr="00E4451D">
        <w:rPr>
          <w:sz w:val="22"/>
          <w:szCs w:val="22"/>
        </w:rPr>
        <w:t>pendekatan</w:t>
      </w:r>
      <w:proofErr w:type="spellEnd"/>
      <w:r w:rsidRPr="00E4451D">
        <w:rPr>
          <w:sz w:val="22"/>
          <w:szCs w:val="22"/>
        </w:rPr>
        <w:t xml:space="preserve"> yang </w:t>
      </w:r>
      <w:proofErr w:type="spellStart"/>
      <w:r w:rsidRPr="00E4451D">
        <w:rPr>
          <w:sz w:val="22"/>
          <w:szCs w:val="22"/>
        </w:rPr>
        <w:t>menitikberatkan</w:t>
      </w:r>
      <w:proofErr w:type="spellEnd"/>
      <w:r w:rsidRPr="00E4451D">
        <w:rPr>
          <w:sz w:val="22"/>
          <w:szCs w:val="22"/>
        </w:rPr>
        <w:t xml:space="preserve"> pada </w:t>
      </w:r>
      <w:proofErr w:type="spellStart"/>
      <w:r w:rsidRPr="00E4451D">
        <w:rPr>
          <w:sz w:val="22"/>
          <w:szCs w:val="22"/>
        </w:rPr>
        <w:t>penggabungan</w:t>
      </w:r>
      <w:proofErr w:type="spellEnd"/>
      <w:r w:rsidRPr="00E4451D">
        <w:rPr>
          <w:sz w:val="22"/>
          <w:szCs w:val="22"/>
        </w:rPr>
        <w:t xml:space="preserve"> </w:t>
      </w:r>
      <w:proofErr w:type="spellStart"/>
      <w:r w:rsidRPr="00E4451D">
        <w:rPr>
          <w:sz w:val="22"/>
          <w:szCs w:val="22"/>
        </w:rPr>
        <w:t>tepi</w:t>
      </w:r>
      <w:proofErr w:type="spellEnd"/>
      <w:r w:rsidRPr="00E4451D">
        <w:rPr>
          <w:sz w:val="22"/>
          <w:szCs w:val="22"/>
        </w:rPr>
        <w:t xml:space="preserve"> </w:t>
      </w:r>
      <w:proofErr w:type="spellStart"/>
      <w:r w:rsidRPr="00E4451D">
        <w:rPr>
          <w:sz w:val="22"/>
          <w:szCs w:val="22"/>
        </w:rPr>
        <w:t>setelah</w:t>
      </w:r>
      <w:proofErr w:type="spellEnd"/>
      <w:r w:rsidRPr="00E4451D">
        <w:rPr>
          <w:sz w:val="22"/>
          <w:szCs w:val="22"/>
        </w:rPr>
        <w:t xml:space="preserve"> proses Watershed [7,8]. </w:t>
      </w:r>
      <w:proofErr w:type="spellStart"/>
      <w:r w:rsidRPr="00E4451D">
        <w:rPr>
          <w:sz w:val="22"/>
          <w:szCs w:val="22"/>
        </w:rPr>
        <w:t>Dengan</w:t>
      </w:r>
      <w:proofErr w:type="spellEnd"/>
      <w:r w:rsidRPr="00E4451D">
        <w:rPr>
          <w:sz w:val="22"/>
          <w:szCs w:val="22"/>
        </w:rPr>
        <w:t xml:space="preserve"> </w:t>
      </w:r>
      <w:proofErr w:type="spellStart"/>
      <w:r w:rsidRPr="00E4451D">
        <w:rPr>
          <w:sz w:val="22"/>
          <w:szCs w:val="22"/>
        </w:rPr>
        <w:t>melakukan</w:t>
      </w:r>
      <w:proofErr w:type="spellEnd"/>
      <w:r w:rsidRPr="00E4451D">
        <w:rPr>
          <w:sz w:val="22"/>
          <w:szCs w:val="22"/>
        </w:rPr>
        <w:t xml:space="preserve"> </w:t>
      </w:r>
      <w:proofErr w:type="spellStart"/>
      <w:r w:rsidRPr="00E4451D">
        <w:rPr>
          <w:sz w:val="22"/>
          <w:szCs w:val="22"/>
        </w:rPr>
        <w:t>peningkatan</w:t>
      </w:r>
      <w:proofErr w:type="spellEnd"/>
      <w:r w:rsidRPr="00E4451D">
        <w:rPr>
          <w:sz w:val="22"/>
          <w:szCs w:val="22"/>
        </w:rPr>
        <w:t xml:space="preserve"> </w:t>
      </w:r>
      <w:proofErr w:type="spellStart"/>
      <w:r w:rsidRPr="00E4451D">
        <w:rPr>
          <w:sz w:val="22"/>
          <w:szCs w:val="22"/>
        </w:rPr>
        <w:t>melalui</w:t>
      </w:r>
      <w:proofErr w:type="spellEnd"/>
      <w:r w:rsidRPr="00E4451D">
        <w:rPr>
          <w:sz w:val="22"/>
          <w:szCs w:val="22"/>
        </w:rPr>
        <w:t xml:space="preserve"> </w:t>
      </w:r>
      <w:proofErr w:type="spellStart"/>
      <w:r w:rsidRPr="00E4451D">
        <w:rPr>
          <w:sz w:val="22"/>
          <w:szCs w:val="22"/>
        </w:rPr>
        <w:t>kedua</w:t>
      </w:r>
      <w:proofErr w:type="spellEnd"/>
      <w:r w:rsidRPr="00E4451D">
        <w:rPr>
          <w:sz w:val="22"/>
          <w:szCs w:val="22"/>
        </w:rPr>
        <w:t xml:space="preserve"> </w:t>
      </w:r>
      <w:proofErr w:type="spellStart"/>
      <w:r w:rsidRPr="00E4451D">
        <w:rPr>
          <w:sz w:val="22"/>
          <w:szCs w:val="22"/>
        </w:rPr>
        <w:t>pendekatan</w:t>
      </w:r>
      <w:proofErr w:type="spellEnd"/>
      <w:r w:rsidRPr="00E4451D">
        <w:rPr>
          <w:sz w:val="22"/>
          <w:szCs w:val="22"/>
        </w:rPr>
        <w:t xml:space="preserve"> </w:t>
      </w:r>
      <w:proofErr w:type="spellStart"/>
      <w:r w:rsidRPr="00E4451D">
        <w:rPr>
          <w:sz w:val="22"/>
          <w:szCs w:val="22"/>
        </w:rPr>
        <w:t>ini</w:t>
      </w:r>
      <w:proofErr w:type="spellEnd"/>
      <w:r w:rsidRPr="00E4451D">
        <w:rPr>
          <w:sz w:val="22"/>
          <w:szCs w:val="22"/>
        </w:rPr>
        <w:t xml:space="preserve">, </w:t>
      </w:r>
      <w:proofErr w:type="spellStart"/>
      <w:r w:rsidRPr="00E4451D">
        <w:rPr>
          <w:sz w:val="22"/>
          <w:szCs w:val="22"/>
        </w:rPr>
        <w:t>diharapkan</w:t>
      </w:r>
      <w:proofErr w:type="spellEnd"/>
      <w:r w:rsidRPr="00E4451D">
        <w:rPr>
          <w:sz w:val="22"/>
          <w:szCs w:val="22"/>
        </w:rPr>
        <w:t xml:space="preserve"> </w:t>
      </w:r>
      <w:proofErr w:type="spellStart"/>
      <w:r w:rsidRPr="00E4451D">
        <w:rPr>
          <w:sz w:val="22"/>
          <w:szCs w:val="22"/>
        </w:rPr>
        <w:t>dapat</w:t>
      </w:r>
      <w:proofErr w:type="spellEnd"/>
      <w:r w:rsidRPr="00E4451D">
        <w:rPr>
          <w:sz w:val="22"/>
          <w:szCs w:val="22"/>
        </w:rPr>
        <w:t xml:space="preserve"> </w:t>
      </w:r>
      <w:proofErr w:type="spellStart"/>
      <w:r w:rsidRPr="00E4451D">
        <w:rPr>
          <w:sz w:val="22"/>
          <w:szCs w:val="22"/>
        </w:rPr>
        <w:t>mengatasi</w:t>
      </w:r>
      <w:proofErr w:type="spellEnd"/>
      <w:r w:rsidRPr="00E4451D">
        <w:rPr>
          <w:sz w:val="22"/>
          <w:szCs w:val="22"/>
        </w:rPr>
        <w:t xml:space="preserve"> </w:t>
      </w:r>
      <w:proofErr w:type="spellStart"/>
      <w:r w:rsidRPr="00E4451D">
        <w:rPr>
          <w:sz w:val="22"/>
          <w:szCs w:val="22"/>
        </w:rPr>
        <w:t>beberapa</w:t>
      </w:r>
      <w:proofErr w:type="spellEnd"/>
      <w:r w:rsidRPr="00E4451D">
        <w:rPr>
          <w:sz w:val="22"/>
          <w:szCs w:val="22"/>
        </w:rPr>
        <w:t xml:space="preserve"> </w:t>
      </w:r>
      <w:proofErr w:type="spellStart"/>
      <w:r w:rsidRPr="00E4451D">
        <w:rPr>
          <w:sz w:val="22"/>
          <w:szCs w:val="22"/>
        </w:rPr>
        <w:t>kendala</w:t>
      </w:r>
      <w:proofErr w:type="spellEnd"/>
      <w:r w:rsidRPr="00E4451D">
        <w:rPr>
          <w:sz w:val="22"/>
          <w:szCs w:val="22"/>
        </w:rPr>
        <w:t xml:space="preserve"> yang </w:t>
      </w:r>
      <w:proofErr w:type="spellStart"/>
      <w:r w:rsidRPr="00E4451D">
        <w:rPr>
          <w:sz w:val="22"/>
          <w:szCs w:val="22"/>
        </w:rPr>
        <w:t>dihadapi</w:t>
      </w:r>
      <w:proofErr w:type="spellEnd"/>
      <w:r w:rsidRPr="00E4451D">
        <w:rPr>
          <w:sz w:val="22"/>
          <w:szCs w:val="22"/>
        </w:rPr>
        <w:t xml:space="preserve"> oleh </w:t>
      </w:r>
      <w:proofErr w:type="spellStart"/>
      <w:r w:rsidRPr="00E4451D">
        <w:rPr>
          <w:sz w:val="22"/>
          <w:szCs w:val="22"/>
        </w:rPr>
        <w:t>algoritma</w:t>
      </w:r>
      <w:proofErr w:type="spellEnd"/>
      <w:r w:rsidRPr="00E4451D">
        <w:rPr>
          <w:sz w:val="22"/>
          <w:szCs w:val="22"/>
        </w:rPr>
        <w:t xml:space="preserve"> Watershed </w:t>
      </w:r>
      <w:proofErr w:type="spellStart"/>
      <w:r w:rsidRPr="00E4451D">
        <w:rPr>
          <w:sz w:val="22"/>
          <w:szCs w:val="22"/>
        </w:rPr>
        <w:t>klasik</w:t>
      </w:r>
      <w:proofErr w:type="spellEnd"/>
      <w:r w:rsidRPr="00E4451D">
        <w:rPr>
          <w:sz w:val="22"/>
          <w:szCs w:val="22"/>
        </w:rPr>
        <w:t xml:space="preserve">, </w:t>
      </w:r>
      <w:proofErr w:type="spellStart"/>
      <w:r w:rsidRPr="00E4451D">
        <w:rPr>
          <w:sz w:val="22"/>
          <w:szCs w:val="22"/>
        </w:rPr>
        <w:t>sehingga</w:t>
      </w:r>
      <w:proofErr w:type="spellEnd"/>
      <w:r w:rsidRPr="00E4451D">
        <w:rPr>
          <w:sz w:val="22"/>
          <w:szCs w:val="22"/>
        </w:rPr>
        <w:t xml:space="preserve"> </w:t>
      </w:r>
      <w:proofErr w:type="spellStart"/>
      <w:r w:rsidRPr="00E4451D">
        <w:rPr>
          <w:sz w:val="22"/>
          <w:szCs w:val="22"/>
        </w:rPr>
        <w:t>menghasilkan</w:t>
      </w:r>
      <w:proofErr w:type="spellEnd"/>
      <w:r w:rsidRPr="00E4451D">
        <w:rPr>
          <w:sz w:val="22"/>
          <w:szCs w:val="22"/>
        </w:rPr>
        <w:t xml:space="preserve"> </w:t>
      </w:r>
      <w:proofErr w:type="spellStart"/>
      <w:r w:rsidRPr="00E4451D">
        <w:rPr>
          <w:sz w:val="22"/>
          <w:szCs w:val="22"/>
        </w:rPr>
        <w:t>segmentasi</w:t>
      </w:r>
      <w:proofErr w:type="spellEnd"/>
      <w:r w:rsidRPr="00E4451D">
        <w:rPr>
          <w:sz w:val="22"/>
          <w:szCs w:val="22"/>
        </w:rPr>
        <w:t xml:space="preserve"> </w:t>
      </w:r>
      <w:proofErr w:type="spellStart"/>
      <w:r w:rsidRPr="00E4451D">
        <w:rPr>
          <w:sz w:val="22"/>
          <w:szCs w:val="22"/>
        </w:rPr>
        <w:t>citra</w:t>
      </w:r>
      <w:proofErr w:type="spellEnd"/>
      <w:r w:rsidRPr="00E4451D">
        <w:rPr>
          <w:sz w:val="22"/>
          <w:szCs w:val="22"/>
        </w:rPr>
        <w:t xml:space="preserve"> yang </w:t>
      </w:r>
      <w:proofErr w:type="spellStart"/>
      <w:r w:rsidRPr="00E4451D">
        <w:rPr>
          <w:sz w:val="22"/>
          <w:szCs w:val="22"/>
        </w:rPr>
        <w:t>lebih</w:t>
      </w:r>
      <w:proofErr w:type="spellEnd"/>
      <w:r w:rsidRPr="00E4451D">
        <w:rPr>
          <w:sz w:val="22"/>
          <w:szCs w:val="22"/>
        </w:rPr>
        <w:t xml:space="preserve"> </w:t>
      </w:r>
      <w:proofErr w:type="spellStart"/>
      <w:r w:rsidRPr="00E4451D">
        <w:rPr>
          <w:sz w:val="22"/>
          <w:szCs w:val="22"/>
        </w:rPr>
        <w:t>baik</w:t>
      </w:r>
      <w:proofErr w:type="spellEnd"/>
      <w:r w:rsidRPr="00E4451D">
        <w:rPr>
          <w:sz w:val="22"/>
          <w:szCs w:val="22"/>
        </w:rPr>
        <w:t>.</w:t>
      </w:r>
    </w:p>
    <w:p w14:paraId="35F717D2" w14:textId="5A18354A" w:rsidR="00A705BB" w:rsidRDefault="0050478C" w:rsidP="0050478C">
      <w:pPr>
        <w:pStyle w:val="Text"/>
        <w:spacing w:line="240" w:lineRule="auto"/>
        <w:ind w:firstLine="0"/>
      </w:pPr>
      <w:r w:rsidRPr="00E4451D">
        <w:rPr>
          <w:szCs w:val="22"/>
        </w:rPr>
        <w:t xml:space="preserve">Pada </w:t>
      </w:r>
      <w:proofErr w:type="spellStart"/>
      <w:r w:rsidRPr="00E4451D">
        <w:rPr>
          <w:szCs w:val="22"/>
        </w:rPr>
        <w:t>penelitian</w:t>
      </w:r>
      <w:proofErr w:type="spellEnd"/>
      <w:r w:rsidRPr="00E4451D">
        <w:rPr>
          <w:szCs w:val="22"/>
        </w:rPr>
        <w:t xml:space="preserve"> </w:t>
      </w:r>
      <w:proofErr w:type="spellStart"/>
      <w:r w:rsidRPr="00E4451D">
        <w:rPr>
          <w:szCs w:val="22"/>
        </w:rPr>
        <w:t>ini</w:t>
      </w:r>
      <w:proofErr w:type="spellEnd"/>
      <w:r w:rsidRPr="00E4451D">
        <w:rPr>
          <w:szCs w:val="22"/>
        </w:rPr>
        <w:t xml:space="preserve"> </w:t>
      </w:r>
      <w:proofErr w:type="spellStart"/>
      <w:r w:rsidRPr="00E4451D">
        <w:rPr>
          <w:szCs w:val="22"/>
        </w:rPr>
        <w:t>mengusulkan</w:t>
      </w:r>
      <w:proofErr w:type="spellEnd"/>
      <w:r w:rsidRPr="00E4451D">
        <w:rPr>
          <w:szCs w:val="22"/>
        </w:rPr>
        <w:t xml:space="preserve"> </w:t>
      </w:r>
      <w:proofErr w:type="spellStart"/>
      <w:r w:rsidRPr="00E4451D">
        <w:rPr>
          <w:szCs w:val="22"/>
        </w:rPr>
        <w:t>peningkatan</w:t>
      </w:r>
      <w:proofErr w:type="spellEnd"/>
      <w:r w:rsidRPr="00E4451D">
        <w:rPr>
          <w:szCs w:val="22"/>
        </w:rPr>
        <w:t xml:space="preserve"> pada </w:t>
      </w:r>
      <w:proofErr w:type="spellStart"/>
      <w:r w:rsidRPr="00E4451D">
        <w:rPr>
          <w:szCs w:val="22"/>
        </w:rPr>
        <w:t>algoritma</w:t>
      </w:r>
      <w:proofErr w:type="spellEnd"/>
      <w:r w:rsidRPr="00E4451D">
        <w:rPr>
          <w:szCs w:val="22"/>
        </w:rPr>
        <w:t xml:space="preserve"> Watershed </w:t>
      </w:r>
      <w:proofErr w:type="spellStart"/>
      <w:r w:rsidRPr="00E4451D">
        <w:rPr>
          <w:szCs w:val="22"/>
        </w:rPr>
        <w:t>dengan</w:t>
      </w:r>
      <w:proofErr w:type="spellEnd"/>
      <w:r w:rsidRPr="00E4451D">
        <w:rPr>
          <w:szCs w:val="22"/>
        </w:rPr>
        <w:t xml:space="preserve"> </w:t>
      </w:r>
      <w:proofErr w:type="spellStart"/>
      <w:r w:rsidRPr="00E4451D">
        <w:rPr>
          <w:szCs w:val="22"/>
        </w:rPr>
        <w:t>menerapkan</w:t>
      </w:r>
      <w:proofErr w:type="spellEnd"/>
      <w:r w:rsidRPr="00E4451D">
        <w:rPr>
          <w:szCs w:val="22"/>
        </w:rPr>
        <w:t xml:space="preserve"> </w:t>
      </w:r>
      <w:proofErr w:type="spellStart"/>
      <w:r w:rsidRPr="00E4451D">
        <w:rPr>
          <w:szCs w:val="22"/>
        </w:rPr>
        <w:t>pendekatan</w:t>
      </w:r>
      <w:proofErr w:type="spellEnd"/>
      <w:r w:rsidRPr="00E4451D">
        <w:rPr>
          <w:szCs w:val="22"/>
        </w:rPr>
        <w:t xml:space="preserve"> yang </w:t>
      </w:r>
      <w:proofErr w:type="spellStart"/>
      <w:r w:rsidRPr="00E4451D">
        <w:rPr>
          <w:szCs w:val="22"/>
        </w:rPr>
        <w:t>menekankan</w:t>
      </w:r>
      <w:proofErr w:type="spellEnd"/>
      <w:r w:rsidRPr="00E4451D">
        <w:rPr>
          <w:szCs w:val="22"/>
        </w:rPr>
        <w:t xml:space="preserve"> pada </w:t>
      </w:r>
      <w:proofErr w:type="spellStart"/>
      <w:r w:rsidRPr="00E4451D">
        <w:rPr>
          <w:szCs w:val="22"/>
        </w:rPr>
        <w:t>tahap</w:t>
      </w:r>
      <w:proofErr w:type="spellEnd"/>
      <w:r w:rsidRPr="00E4451D">
        <w:rPr>
          <w:szCs w:val="22"/>
        </w:rPr>
        <w:t xml:space="preserve"> </w:t>
      </w:r>
      <w:proofErr w:type="spellStart"/>
      <w:r w:rsidRPr="00E4451D">
        <w:rPr>
          <w:szCs w:val="22"/>
        </w:rPr>
        <w:t>pra-pemrosesan</w:t>
      </w:r>
      <w:proofErr w:type="spellEnd"/>
      <w:r w:rsidRPr="00E4451D">
        <w:rPr>
          <w:szCs w:val="22"/>
        </w:rPr>
        <w:t xml:space="preserve"> </w:t>
      </w:r>
      <w:proofErr w:type="spellStart"/>
      <w:r w:rsidRPr="00E4451D">
        <w:rPr>
          <w:szCs w:val="22"/>
        </w:rPr>
        <w:t>sebelum</w:t>
      </w:r>
      <w:proofErr w:type="spellEnd"/>
      <w:r w:rsidRPr="00E4451D">
        <w:rPr>
          <w:szCs w:val="22"/>
        </w:rPr>
        <w:t xml:space="preserve"> </w:t>
      </w:r>
      <w:proofErr w:type="spellStart"/>
      <w:r w:rsidRPr="00E4451D">
        <w:rPr>
          <w:szCs w:val="22"/>
        </w:rPr>
        <w:t>menjalankan</w:t>
      </w:r>
      <w:proofErr w:type="spellEnd"/>
      <w:r w:rsidRPr="00E4451D">
        <w:rPr>
          <w:szCs w:val="22"/>
        </w:rPr>
        <w:t xml:space="preserve"> proses Watershed. </w:t>
      </w:r>
      <w:proofErr w:type="spellStart"/>
      <w:r w:rsidRPr="00E4451D">
        <w:rPr>
          <w:szCs w:val="22"/>
        </w:rPr>
        <w:t>Peningkatan</w:t>
      </w:r>
      <w:proofErr w:type="spellEnd"/>
      <w:r w:rsidRPr="00E4451D">
        <w:rPr>
          <w:szCs w:val="22"/>
        </w:rPr>
        <w:t xml:space="preserve"> </w:t>
      </w:r>
      <w:proofErr w:type="spellStart"/>
      <w:r w:rsidRPr="00E4451D">
        <w:rPr>
          <w:szCs w:val="22"/>
        </w:rPr>
        <w:t>ini</w:t>
      </w:r>
      <w:proofErr w:type="spellEnd"/>
      <w:r w:rsidRPr="00E4451D">
        <w:rPr>
          <w:szCs w:val="22"/>
        </w:rPr>
        <w:t xml:space="preserve"> </w:t>
      </w:r>
      <w:proofErr w:type="spellStart"/>
      <w:r w:rsidRPr="00E4451D">
        <w:rPr>
          <w:szCs w:val="22"/>
        </w:rPr>
        <w:t>dirancang</w:t>
      </w:r>
      <w:proofErr w:type="spellEnd"/>
      <w:r w:rsidRPr="00E4451D">
        <w:rPr>
          <w:szCs w:val="22"/>
        </w:rPr>
        <w:t xml:space="preserve"> </w:t>
      </w:r>
      <w:proofErr w:type="spellStart"/>
      <w:r w:rsidRPr="00E4451D">
        <w:rPr>
          <w:szCs w:val="22"/>
        </w:rPr>
        <w:t>khusus</w:t>
      </w:r>
      <w:proofErr w:type="spellEnd"/>
      <w:r w:rsidRPr="00E4451D">
        <w:rPr>
          <w:szCs w:val="22"/>
        </w:rPr>
        <w:t xml:space="preserve"> </w:t>
      </w:r>
      <w:proofErr w:type="spellStart"/>
      <w:r w:rsidRPr="00E4451D">
        <w:rPr>
          <w:szCs w:val="22"/>
        </w:rPr>
        <w:t>untuk</w:t>
      </w:r>
      <w:proofErr w:type="spellEnd"/>
      <w:r w:rsidRPr="00E4451D">
        <w:rPr>
          <w:szCs w:val="22"/>
        </w:rPr>
        <w:t xml:space="preserve"> </w:t>
      </w:r>
      <w:proofErr w:type="spellStart"/>
      <w:r w:rsidRPr="00E4451D">
        <w:rPr>
          <w:szCs w:val="22"/>
        </w:rPr>
        <w:t>citra</w:t>
      </w:r>
      <w:proofErr w:type="spellEnd"/>
      <w:r w:rsidRPr="00E4451D">
        <w:rPr>
          <w:szCs w:val="22"/>
        </w:rPr>
        <w:t xml:space="preserve"> </w:t>
      </w:r>
      <w:proofErr w:type="spellStart"/>
      <w:r w:rsidRPr="00E4451D">
        <w:rPr>
          <w:szCs w:val="22"/>
        </w:rPr>
        <w:t>buah</w:t>
      </w:r>
      <w:proofErr w:type="spellEnd"/>
      <w:r w:rsidRPr="00E4451D">
        <w:rPr>
          <w:szCs w:val="22"/>
        </w:rPr>
        <w:t xml:space="preserve">, di mana </w:t>
      </w:r>
      <w:proofErr w:type="spellStart"/>
      <w:r w:rsidRPr="00E4451D">
        <w:rPr>
          <w:szCs w:val="22"/>
        </w:rPr>
        <w:t>segmentasi</w:t>
      </w:r>
      <w:proofErr w:type="spellEnd"/>
      <w:r w:rsidRPr="00E4451D">
        <w:rPr>
          <w:szCs w:val="22"/>
        </w:rPr>
        <w:t xml:space="preserve"> </w:t>
      </w:r>
      <w:proofErr w:type="spellStart"/>
      <w:r w:rsidRPr="00E4451D">
        <w:rPr>
          <w:szCs w:val="22"/>
        </w:rPr>
        <w:t>ambang</w:t>
      </w:r>
      <w:proofErr w:type="spellEnd"/>
      <w:r w:rsidRPr="00E4451D">
        <w:rPr>
          <w:szCs w:val="22"/>
        </w:rPr>
        <w:t xml:space="preserve"> </w:t>
      </w:r>
      <w:proofErr w:type="spellStart"/>
      <w:r w:rsidRPr="00E4451D">
        <w:rPr>
          <w:szCs w:val="22"/>
        </w:rPr>
        <w:t>batas</w:t>
      </w:r>
      <w:proofErr w:type="spellEnd"/>
      <w:r w:rsidRPr="00E4451D">
        <w:rPr>
          <w:szCs w:val="22"/>
        </w:rPr>
        <w:t xml:space="preserve"> </w:t>
      </w:r>
      <w:proofErr w:type="spellStart"/>
      <w:r w:rsidRPr="00E4451D">
        <w:rPr>
          <w:szCs w:val="22"/>
        </w:rPr>
        <w:t>menjadi</w:t>
      </w:r>
      <w:proofErr w:type="spellEnd"/>
      <w:r w:rsidRPr="00E4451D">
        <w:rPr>
          <w:szCs w:val="22"/>
        </w:rPr>
        <w:t xml:space="preserve"> </w:t>
      </w:r>
      <w:proofErr w:type="spellStart"/>
      <w:r w:rsidRPr="00E4451D">
        <w:rPr>
          <w:szCs w:val="22"/>
        </w:rPr>
        <w:t>krusial</w:t>
      </w:r>
      <w:proofErr w:type="spellEnd"/>
      <w:r w:rsidRPr="00E4451D">
        <w:rPr>
          <w:szCs w:val="22"/>
        </w:rPr>
        <w:t xml:space="preserve"> </w:t>
      </w:r>
      <w:proofErr w:type="spellStart"/>
      <w:r w:rsidRPr="00E4451D">
        <w:rPr>
          <w:szCs w:val="22"/>
        </w:rPr>
        <w:t>untuk</w:t>
      </w:r>
      <w:proofErr w:type="spellEnd"/>
      <w:r w:rsidRPr="00E4451D">
        <w:rPr>
          <w:szCs w:val="22"/>
        </w:rPr>
        <w:t xml:space="preserve"> </w:t>
      </w:r>
      <w:proofErr w:type="spellStart"/>
      <w:r w:rsidRPr="00E4451D">
        <w:rPr>
          <w:szCs w:val="22"/>
        </w:rPr>
        <w:t>meningkatkan</w:t>
      </w:r>
      <w:proofErr w:type="spellEnd"/>
      <w:r w:rsidRPr="00E4451D">
        <w:rPr>
          <w:szCs w:val="22"/>
        </w:rPr>
        <w:t xml:space="preserve"> </w:t>
      </w:r>
      <w:proofErr w:type="spellStart"/>
      <w:r w:rsidRPr="00E4451D">
        <w:rPr>
          <w:szCs w:val="22"/>
        </w:rPr>
        <w:t>kecepatan</w:t>
      </w:r>
      <w:proofErr w:type="spellEnd"/>
      <w:r w:rsidRPr="00E4451D">
        <w:rPr>
          <w:szCs w:val="22"/>
        </w:rPr>
        <w:t xml:space="preserve"> dan </w:t>
      </w:r>
      <w:proofErr w:type="spellStart"/>
      <w:r w:rsidRPr="00E4451D">
        <w:rPr>
          <w:szCs w:val="22"/>
        </w:rPr>
        <w:t>akurasi</w:t>
      </w:r>
      <w:proofErr w:type="spellEnd"/>
      <w:r w:rsidRPr="00E4451D">
        <w:rPr>
          <w:szCs w:val="22"/>
        </w:rPr>
        <w:t xml:space="preserve"> proses </w:t>
      </w:r>
      <w:proofErr w:type="spellStart"/>
      <w:r w:rsidRPr="00E4451D">
        <w:rPr>
          <w:szCs w:val="22"/>
        </w:rPr>
        <w:t>segmentasi</w:t>
      </w:r>
      <w:proofErr w:type="spellEnd"/>
      <w:r w:rsidRPr="00E4451D">
        <w:rPr>
          <w:szCs w:val="22"/>
        </w:rPr>
        <w:t xml:space="preserve"> wilayah. </w:t>
      </w:r>
      <w:proofErr w:type="spellStart"/>
      <w:r w:rsidRPr="00E4451D">
        <w:rPr>
          <w:szCs w:val="22"/>
        </w:rPr>
        <w:t>Dua</w:t>
      </w:r>
      <w:proofErr w:type="spellEnd"/>
      <w:r w:rsidRPr="00E4451D">
        <w:rPr>
          <w:szCs w:val="22"/>
        </w:rPr>
        <w:t xml:space="preserve"> </w:t>
      </w:r>
      <w:proofErr w:type="spellStart"/>
      <w:r w:rsidRPr="00E4451D">
        <w:rPr>
          <w:szCs w:val="22"/>
        </w:rPr>
        <w:t>algoritma</w:t>
      </w:r>
      <w:proofErr w:type="spellEnd"/>
      <w:r w:rsidRPr="00E4451D">
        <w:rPr>
          <w:szCs w:val="22"/>
        </w:rPr>
        <w:t xml:space="preserve"> yang </w:t>
      </w:r>
      <w:proofErr w:type="spellStart"/>
      <w:r w:rsidRPr="00E4451D">
        <w:rPr>
          <w:szCs w:val="22"/>
        </w:rPr>
        <w:t>umum</w:t>
      </w:r>
      <w:proofErr w:type="spellEnd"/>
      <w:r w:rsidRPr="00E4451D">
        <w:rPr>
          <w:szCs w:val="22"/>
        </w:rPr>
        <w:t xml:space="preserve"> </w:t>
      </w:r>
      <w:proofErr w:type="spellStart"/>
      <w:r w:rsidRPr="00E4451D">
        <w:rPr>
          <w:szCs w:val="22"/>
        </w:rPr>
        <w:t>digunakan</w:t>
      </w:r>
      <w:proofErr w:type="spellEnd"/>
      <w:r w:rsidRPr="00E4451D">
        <w:rPr>
          <w:szCs w:val="22"/>
        </w:rPr>
        <w:t xml:space="preserve"> </w:t>
      </w:r>
      <w:proofErr w:type="spellStart"/>
      <w:r w:rsidRPr="00E4451D">
        <w:rPr>
          <w:szCs w:val="22"/>
        </w:rPr>
        <w:t>untuk</w:t>
      </w:r>
      <w:proofErr w:type="spellEnd"/>
      <w:r w:rsidRPr="00E4451D">
        <w:rPr>
          <w:szCs w:val="22"/>
        </w:rPr>
        <w:t xml:space="preserve"> </w:t>
      </w:r>
      <w:proofErr w:type="spellStart"/>
      <w:r w:rsidRPr="00E4451D">
        <w:rPr>
          <w:szCs w:val="22"/>
        </w:rPr>
        <w:t>segmentasi</w:t>
      </w:r>
      <w:proofErr w:type="spellEnd"/>
      <w:r w:rsidRPr="00E4451D">
        <w:rPr>
          <w:szCs w:val="22"/>
        </w:rPr>
        <w:t xml:space="preserve"> regional, </w:t>
      </w:r>
      <w:proofErr w:type="spellStart"/>
      <w:r w:rsidRPr="00E4451D">
        <w:rPr>
          <w:szCs w:val="22"/>
        </w:rPr>
        <w:t>yaitu</w:t>
      </w:r>
      <w:proofErr w:type="spellEnd"/>
      <w:r w:rsidRPr="00E4451D">
        <w:rPr>
          <w:szCs w:val="22"/>
        </w:rPr>
        <w:t xml:space="preserve"> Daerah Watershed dan </w:t>
      </w:r>
      <w:proofErr w:type="spellStart"/>
      <w:r w:rsidRPr="00E4451D">
        <w:rPr>
          <w:szCs w:val="22"/>
        </w:rPr>
        <w:t>Pertumbuhan</w:t>
      </w:r>
      <w:proofErr w:type="spellEnd"/>
      <w:r w:rsidRPr="00E4451D">
        <w:rPr>
          <w:szCs w:val="22"/>
        </w:rPr>
        <w:t xml:space="preserve"> Regional, </w:t>
      </w:r>
      <w:proofErr w:type="spellStart"/>
      <w:r w:rsidRPr="00E4451D">
        <w:rPr>
          <w:szCs w:val="22"/>
        </w:rPr>
        <w:t>menjadi</w:t>
      </w:r>
      <w:proofErr w:type="spellEnd"/>
      <w:r w:rsidRPr="00E4451D">
        <w:rPr>
          <w:szCs w:val="22"/>
        </w:rPr>
        <w:t xml:space="preserve"> </w:t>
      </w:r>
      <w:proofErr w:type="spellStart"/>
      <w:r w:rsidRPr="00E4451D">
        <w:rPr>
          <w:szCs w:val="22"/>
        </w:rPr>
        <w:t>fokus</w:t>
      </w:r>
      <w:proofErr w:type="spellEnd"/>
      <w:r w:rsidRPr="00E4451D">
        <w:rPr>
          <w:szCs w:val="22"/>
        </w:rPr>
        <w:t xml:space="preserve"> </w:t>
      </w:r>
      <w:proofErr w:type="spellStart"/>
      <w:r w:rsidRPr="00E4451D">
        <w:rPr>
          <w:szCs w:val="22"/>
        </w:rPr>
        <w:t>perhatian</w:t>
      </w:r>
      <w:proofErr w:type="spellEnd"/>
      <w:r w:rsidRPr="00E4451D">
        <w:rPr>
          <w:szCs w:val="22"/>
        </w:rPr>
        <w:t xml:space="preserve"> </w:t>
      </w:r>
      <w:proofErr w:type="spellStart"/>
      <w:r w:rsidRPr="00E4451D">
        <w:rPr>
          <w:szCs w:val="22"/>
        </w:rPr>
        <w:t>dalam</w:t>
      </w:r>
      <w:proofErr w:type="spellEnd"/>
      <w:r w:rsidRPr="00E4451D">
        <w:rPr>
          <w:szCs w:val="22"/>
        </w:rPr>
        <w:t xml:space="preserve"> </w:t>
      </w:r>
      <w:proofErr w:type="spellStart"/>
      <w:r w:rsidRPr="00E4451D">
        <w:rPr>
          <w:szCs w:val="22"/>
        </w:rPr>
        <w:t>penelitian</w:t>
      </w:r>
      <w:proofErr w:type="spellEnd"/>
      <w:r w:rsidRPr="00E4451D">
        <w:rPr>
          <w:szCs w:val="22"/>
        </w:rPr>
        <w:t xml:space="preserve"> </w:t>
      </w:r>
      <w:proofErr w:type="spellStart"/>
      <w:r w:rsidRPr="00E4451D">
        <w:rPr>
          <w:szCs w:val="22"/>
        </w:rPr>
        <w:t>ini</w:t>
      </w:r>
      <w:proofErr w:type="spellEnd"/>
      <w:r w:rsidRPr="00E4451D">
        <w:rPr>
          <w:szCs w:val="22"/>
        </w:rPr>
        <w:t xml:space="preserve">. </w:t>
      </w:r>
      <w:proofErr w:type="spellStart"/>
      <w:r w:rsidRPr="00E4451D">
        <w:rPr>
          <w:szCs w:val="22"/>
        </w:rPr>
        <w:t>Namun</w:t>
      </w:r>
      <w:proofErr w:type="spellEnd"/>
      <w:r w:rsidRPr="00E4451D">
        <w:rPr>
          <w:szCs w:val="22"/>
        </w:rPr>
        <w:t xml:space="preserve">, </w:t>
      </w:r>
      <w:proofErr w:type="spellStart"/>
      <w:r w:rsidRPr="00E4451D">
        <w:rPr>
          <w:szCs w:val="22"/>
        </w:rPr>
        <w:t>pertumbuhan</w:t>
      </w:r>
      <w:proofErr w:type="spellEnd"/>
      <w:r w:rsidRPr="00E4451D">
        <w:rPr>
          <w:szCs w:val="22"/>
        </w:rPr>
        <w:t xml:space="preserve"> regional </w:t>
      </w:r>
      <w:proofErr w:type="spellStart"/>
      <w:r w:rsidRPr="00E4451D">
        <w:rPr>
          <w:szCs w:val="22"/>
        </w:rPr>
        <w:t>diketahui</w:t>
      </w:r>
      <w:proofErr w:type="spellEnd"/>
      <w:r w:rsidRPr="00E4451D">
        <w:rPr>
          <w:szCs w:val="22"/>
        </w:rPr>
        <w:t xml:space="preserve"> sangat </w:t>
      </w:r>
      <w:proofErr w:type="spellStart"/>
      <w:r w:rsidRPr="00E4451D">
        <w:rPr>
          <w:szCs w:val="22"/>
        </w:rPr>
        <w:t>dipengaruhi</w:t>
      </w:r>
      <w:proofErr w:type="spellEnd"/>
      <w:r w:rsidRPr="00E4451D">
        <w:rPr>
          <w:szCs w:val="22"/>
        </w:rPr>
        <w:t xml:space="preserve"> oleh </w:t>
      </w:r>
      <w:proofErr w:type="spellStart"/>
      <w:r w:rsidRPr="00E4451D">
        <w:rPr>
          <w:szCs w:val="22"/>
        </w:rPr>
        <w:t>titik</w:t>
      </w:r>
      <w:proofErr w:type="spellEnd"/>
      <w:r w:rsidRPr="00E4451D">
        <w:rPr>
          <w:szCs w:val="22"/>
        </w:rPr>
        <w:t xml:space="preserve"> </w:t>
      </w:r>
      <w:proofErr w:type="spellStart"/>
      <w:r w:rsidRPr="00E4451D">
        <w:rPr>
          <w:szCs w:val="22"/>
        </w:rPr>
        <w:t>awal</w:t>
      </w:r>
      <w:proofErr w:type="spellEnd"/>
      <w:r w:rsidRPr="00E4451D">
        <w:rPr>
          <w:szCs w:val="22"/>
        </w:rPr>
        <w:t xml:space="preserve"> dan </w:t>
      </w:r>
      <w:proofErr w:type="spellStart"/>
      <w:r w:rsidRPr="00E4451D">
        <w:rPr>
          <w:szCs w:val="22"/>
        </w:rPr>
        <w:t>keputusan</w:t>
      </w:r>
      <w:proofErr w:type="spellEnd"/>
      <w:r w:rsidRPr="00E4451D">
        <w:rPr>
          <w:szCs w:val="22"/>
        </w:rPr>
        <w:t xml:space="preserve"> </w:t>
      </w:r>
      <w:proofErr w:type="spellStart"/>
      <w:r w:rsidRPr="00E4451D">
        <w:rPr>
          <w:szCs w:val="22"/>
        </w:rPr>
        <w:t>pertumbuhan</w:t>
      </w:r>
      <w:proofErr w:type="spellEnd"/>
      <w:r w:rsidRPr="00E4451D">
        <w:rPr>
          <w:szCs w:val="22"/>
        </w:rPr>
        <w:t xml:space="preserve">, yang </w:t>
      </w:r>
      <w:proofErr w:type="spellStart"/>
      <w:r w:rsidRPr="00E4451D">
        <w:rPr>
          <w:szCs w:val="22"/>
        </w:rPr>
        <w:t>menjadi</w:t>
      </w:r>
      <w:proofErr w:type="spellEnd"/>
      <w:r w:rsidRPr="00E4451D">
        <w:rPr>
          <w:szCs w:val="22"/>
        </w:rPr>
        <w:t xml:space="preserve"> </w:t>
      </w:r>
      <w:proofErr w:type="spellStart"/>
      <w:r w:rsidRPr="00E4451D">
        <w:rPr>
          <w:szCs w:val="22"/>
        </w:rPr>
        <w:t>perhatian</w:t>
      </w:r>
      <w:proofErr w:type="spellEnd"/>
      <w:r w:rsidRPr="00E4451D">
        <w:rPr>
          <w:szCs w:val="22"/>
        </w:rPr>
        <w:t xml:space="preserve"> </w:t>
      </w:r>
      <w:proofErr w:type="spellStart"/>
      <w:r w:rsidRPr="00E4451D">
        <w:rPr>
          <w:szCs w:val="22"/>
        </w:rPr>
        <w:t>khusus</w:t>
      </w:r>
      <w:proofErr w:type="spellEnd"/>
      <w:r w:rsidRPr="00E4451D">
        <w:rPr>
          <w:szCs w:val="22"/>
        </w:rPr>
        <w:t xml:space="preserve"> </w:t>
      </w:r>
      <w:proofErr w:type="spellStart"/>
      <w:r w:rsidRPr="00E4451D">
        <w:rPr>
          <w:szCs w:val="22"/>
        </w:rPr>
        <w:t>peneliti</w:t>
      </w:r>
      <w:proofErr w:type="spellEnd"/>
      <w:r w:rsidRPr="00E4451D">
        <w:rPr>
          <w:szCs w:val="22"/>
        </w:rPr>
        <w:t xml:space="preserve">. </w:t>
      </w:r>
      <w:proofErr w:type="spellStart"/>
      <w:r w:rsidRPr="00E4451D">
        <w:rPr>
          <w:szCs w:val="22"/>
        </w:rPr>
        <w:t>Segmentasi</w:t>
      </w:r>
      <w:proofErr w:type="spellEnd"/>
      <w:r w:rsidRPr="00E4451D">
        <w:rPr>
          <w:szCs w:val="22"/>
        </w:rPr>
        <w:t xml:space="preserve"> </w:t>
      </w:r>
      <w:proofErr w:type="spellStart"/>
      <w:r w:rsidRPr="00E4451D">
        <w:rPr>
          <w:szCs w:val="22"/>
        </w:rPr>
        <w:t>daerah</w:t>
      </w:r>
      <w:proofErr w:type="spellEnd"/>
      <w:r w:rsidRPr="00E4451D">
        <w:rPr>
          <w:szCs w:val="22"/>
        </w:rPr>
        <w:t xml:space="preserve"> Watershed </w:t>
      </w:r>
      <w:proofErr w:type="spellStart"/>
      <w:r w:rsidRPr="00E4451D">
        <w:rPr>
          <w:szCs w:val="22"/>
        </w:rPr>
        <w:t>diimplementasikan</w:t>
      </w:r>
      <w:proofErr w:type="spellEnd"/>
      <w:r w:rsidRPr="00E4451D">
        <w:rPr>
          <w:szCs w:val="22"/>
        </w:rPr>
        <w:t xml:space="preserve"> </w:t>
      </w:r>
      <w:proofErr w:type="spellStart"/>
      <w:r w:rsidRPr="00E4451D">
        <w:rPr>
          <w:szCs w:val="22"/>
        </w:rPr>
        <w:t>untuk</w:t>
      </w:r>
      <w:proofErr w:type="spellEnd"/>
      <w:r w:rsidRPr="00E4451D">
        <w:rPr>
          <w:szCs w:val="22"/>
        </w:rPr>
        <w:t xml:space="preserve"> </w:t>
      </w:r>
      <w:proofErr w:type="spellStart"/>
      <w:r w:rsidRPr="00E4451D">
        <w:rPr>
          <w:szCs w:val="22"/>
        </w:rPr>
        <w:t>pemrosesan</w:t>
      </w:r>
      <w:proofErr w:type="spellEnd"/>
      <w:r w:rsidRPr="00E4451D">
        <w:rPr>
          <w:szCs w:val="22"/>
        </w:rPr>
        <w:t xml:space="preserve"> </w:t>
      </w:r>
      <w:proofErr w:type="spellStart"/>
      <w:r w:rsidRPr="00E4451D">
        <w:rPr>
          <w:szCs w:val="22"/>
        </w:rPr>
        <w:t>gambar</w:t>
      </w:r>
      <w:proofErr w:type="spellEnd"/>
      <w:r w:rsidRPr="00E4451D">
        <w:rPr>
          <w:szCs w:val="22"/>
        </w:rPr>
        <w:t xml:space="preserve">, </w:t>
      </w:r>
      <w:proofErr w:type="spellStart"/>
      <w:r w:rsidRPr="00E4451D">
        <w:rPr>
          <w:szCs w:val="22"/>
        </w:rPr>
        <w:t>dengan</w:t>
      </w:r>
      <w:proofErr w:type="spellEnd"/>
      <w:r w:rsidRPr="00E4451D">
        <w:rPr>
          <w:szCs w:val="22"/>
        </w:rPr>
        <w:t xml:space="preserve"> </w:t>
      </w:r>
      <w:proofErr w:type="spellStart"/>
      <w:r w:rsidRPr="00E4451D">
        <w:rPr>
          <w:szCs w:val="22"/>
        </w:rPr>
        <w:t>tujuan</w:t>
      </w:r>
      <w:proofErr w:type="spellEnd"/>
      <w:r w:rsidRPr="00E4451D">
        <w:rPr>
          <w:szCs w:val="22"/>
        </w:rPr>
        <w:t xml:space="preserve"> </w:t>
      </w:r>
      <w:proofErr w:type="spellStart"/>
      <w:r w:rsidRPr="00E4451D">
        <w:rPr>
          <w:szCs w:val="22"/>
        </w:rPr>
        <w:t>utama</w:t>
      </w:r>
      <w:proofErr w:type="spellEnd"/>
      <w:r w:rsidRPr="00E4451D">
        <w:rPr>
          <w:szCs w:val="22"/>
        </w:rPr>
        <w:t xml:space="preserve"> </w:t>
      </w:r>
      <w:proofErr w:type="spellStart"/>
      <w:r w:rsidRPr="00E4451D">
        <w:rPr>
          <w:szCs w:val="22"/>
        </w:rPr>
        <w:t>melakukan</w:t>
      </w:r>
      <w:proofErr w:type="spellEnd"/>
      <w:r w:rsidRPr="00E4451D">
        <w:rPr>
          <w:szCs w:val="22"/>
        </w:rPr>
        <w:t xml:space="preserve"> </w:t>
      </w:r>
      <w:proofErr w:type="spellStart"/>
      <w:r w:rsidRPr="00E4451D">
        <w:rPr>
          <w:szCs w:val="22"/>
        </w:rPr>
        <w:t>analisis</w:t>
      </w:r>
      <w:proofErr w:type="spellEnd"/>
      <w:r w:rsidRPr="00E4451D">
        <w:rPr>
          <w:szCs w:val="22"/>
        </w:rPr>
        <w:t xml:space="preserve"> </w:t>
      </w:r>
      <w:proofErr w:type="spellStart"/>
      <w:r w:rsidRPr="00E4451D">
        <w:rPr>
          <w:szCs w:val="22"/>
        </w:rPr>
        <w:t>komparatif</w:t>
      </w:r>
      <w:proofErr w:type="spellEnd"/>
      <w:r w:rsidRPr="00E4451D">
        <w:rPr>
          <w:szCs w:val="22"/>
        </w:rPr>
        <w:t xml:space="preserve"> </w:t>
      </w:r>
      <w:proofErr w:type="spellStart"/>
      <w:r w:rsidRPr="00E4451D">
        <w:rPr>
          <w:szCs w:val="22"/>
        </w:rPr>
        <w:t>guna</w:t>
      </w:r>
      <w:proofErr w:type="spellEnd"/>
      <w:r w:rsidRPr="00E4451D">
        <w:rPr>
          <w:szCs w:val="22"/>
        </w:rPr>
        <w:t xml:space="preserve"> </w:t>
      </w:r>
      <w:proofErr w:type="spellStart"/>
      <w:r w:rsidRPr="00E4451D">
        <w:rPr>
          <w:szCs w:val="22"/>
        </w:rPr>
        <w:t>meningkatkan</w:t>
      </w:r>
      <w:proofErr w:type="spellEnd"/>
      <w:r w:rsidRPr="00E4451D">
        <w:rPr>
          <w:szCs w:val="22"/>
        </w:rPr>
        <w:t xml:space="preserve"> </w:t>
      </w:r>
      <w:proofErr w:type="spellStart"/>
      <w:r w:rsidRPr="00E4451D">
        <w:rPr>
          <w:szCs w:val="22"/>
        </w:rPr>
        <w:t>pemahaman</w:t>
      </w:r>
      <w:proofErr w:type="spellEnd"/>
      <w:r w:rsidRPr="00E4451D">
        <w:rPr>
          <w:szCs w:val="22"/>
        </w:rPr>
        <w:t xml:space="preserve"> </w:t>
      </w:r>
      <w:proofErr w:type="spellStart"/>
      <w:r w:rsidRPr="00E4451D">
        <w:rPr>
          <w:szCs w:val="22"/>
        </w:rPr>
        <w:t>terhadap</w:t>
      </w:r>
      <w:proofErr w:type="spellEnd"/>
      <w:r w:rsidRPr="00E4451D">
        <w:rPr>
          <w:szCs w:val="22"/>
        </w:rPr>
        <w:t xml:space="preserve"> </w:t>
      </w:r>
      <w:proofErr w:type="spellStart"/>
      <w:r w:rsidRPr="00E4451D">
        <w:rPr>
          <w:szCs w:val="22"/>
        </w:rPr>
        <w:t>kinerja</w:t>
      </w:r>
      <w:proofErr w:type="spellEnd"/>
      <w:r w:rsidRPr="00E4451D">
        <w:rPr>
          <w:szCs w:val="22"/>
        </w:rPr>
        <w:t xml:space="preserve"> </w:t>
      </w:r>
      <w:proofErr w:type="spellStart"/>
      <w:r w:rsidRPr="00E4451D">
        <w:rPr>
          <w:szCs w:val="22"/>
        </w:rPr>
        <w:t>algoritma</w:t>
      </w:r>
      <w:proofErr w:type="spellEnd"/>
      <w:r w:rsidRPr="00E4451D">
        <w:rPr>
          <w:szCs w:val="22"/>
        </w:rPr>
        <w:t>.</w:t>
      </w:r>
    </w:p>
    <w:p w14:paraId="63599752" w14:textId="62063203" w:rsidR="00A705BB" w:rsidRDefault="0050478C" w:rsidP="00A705BB">
      <w:pPr>
        <w:pStyle w:val="Heading1"/>
      </w:pPr>
      <w:proofErr w:type="spellStart"/>
      <w:r>
        <w:t>Tinjauan</w:t>
      </w:r>
      <w:proofErr w:type="spellEnd"/>
      <w:r>
        <w:t xml:space="preserve"> Pustaka</w:t>
      </w:r>
    </w:p>
    <w:p w14:paraId="439531C9" w14:textId="77777777" w:rsidR="0050478C" w:rsidRPr="00E4451D" w:rsidRDefault="0050478C" w:rsidP="0050478C">
      <w:pPr>
        <w:ind w:firstLine="720"/>
        <w:jc w:val="both"/>
        <w:rPr>
          <w:sz w:val="22"/>
          <w:szCs w:val="22"/>
        </w:rPr>
      </w:pPr>
      <w:proofErr w:type="spellStart"/>
      <w:r w:rsidRPr="00E4451D">
        <w:rPr>
          <w:sz w:val="22"/>
          <w:szCs w:val="22"/>
        </w:rPr>
        <w:t>Metode</w:t>
      </w:r>
      <w:proofErr w:type="spellEnd"/>
      <w:r w:rsidRPr="00E4451D">
        <w:rPr>
          <w:sz w:val="22"/>
          <w:szCs w:val="22"/>
        </w:rPr>
        <w:t xml:space="preserve"> yang </w:t>
      </w:r>
      <w:proofErr w:type="spellStart"/>
      <w:r w:rsidRPr="00E4451D">
        <w:rPr>
          <w:sz w:val="22"/>
          <w:szCs w:val="22"/>
        </w:rPr>
        <w:t>diusulkan</w:t>
      </w:r>
      <w:proofErr w:type="spellEnd"/>
      <w:r w:rsidRPr="00E4451D">
        <w:rPr>
          <w:sz w:val="22"/>
          <w:szCs w:val="22"/>
        </w:rPr>
        <w:t xml:space="preserve"> </w:t>
      </w:r>
      <w:proofErr w:type="spellStart"/>
      <w:r w:rsidRPr="00E4451D">
        <w:rPr>
          <w:sz w:val="22"/>
          <w:szCs w:val="22"/>
        </w:rPr>
        <w:t>dalam</w:t>
      </w:r>
      <w:proofErr w:type="spellEnd"/>
      <w:r w:rsidRPr="00E4451D">
        <w:rPr>
          <w:sz w:val="22"/>
          <w:szCs w:val="22"/>
        </w:rPr>
        <w:t xml:space="preserve"> </w:t>
      </w:r>
      <w:proofErr w:type="spellStart"/>
      <w:r w:rsidRPr="00E4451D">
        <w:rPr>
          <w:sz w:val="22"/>
          <w:szCs w:val="22"/>
        </w:rPr>
        <w:t>penelitian</w:t>
      </w:r>
      <w:proofErr w:type="spellEnd"/>
      <w:r w:rsidRPr="00E4451D">
        <w:rPr>
          <w:sz w:val="22"/>
          <w:szCs w:val="22"/>
        </w:rPr>
        <w:t xml:space="preserve"> </w:t>
      </w:r>
      <w:proofErr w:type="spellStart"/>
      <w:r w:rsidRPr="00E4451D">
        <w:rPr>
          <w:sz w:val="22"/>
          <w:szCs w:val="22"/>
        </w:rPr>
        <w:t>ini</w:t>
      </w:r>
      <w:proofErr w:type="spellEnd"/>
      <w:r w:rsidRPr="00E4451D">
        <w:rPr>
          <w:sz w:val="22"/>
          <w:szCs w:val="22"/>
        </w:rPr>
        <w:t xml:space="preserve">, </w:t>
      </w:r>
      <w:proofErr w:type="spellStart"/>
      <w:r w:rsidRPr="00E4451D">
        <w:rPr>
          <w:sz w:val="22"/>
          <w:szCs w:val="22"/>
        </w:rPr>
        <w:t>sebagaimana</w:t>
      </w:r>
      <w:proofErr w:type="spellEnd"/>
      <w:r w:rsidRPr="00E4451D">
        <w:rPr>
          <w:sz w:val="22"/>
          <w:szCs w:val="22"/>
        </w:rPr>
        <w:t xml:space="preserve"> </w:t>
      </w:r>
      <w:proofErr w:type="spellStart"/>
      <w:r w:rsidRPr="00E4451D">
        <w:rPr>
          <w:sz w:val="22"/>
          <w:szCs w:val="22"/>
        </w:rPr>
        <w:t>dijelaskan</w:t>
      </w:r>
      <w:proofErr w:type="spellEnd"/>
      <w:r w:rsidRPr="00E4451D">
        <w:rPr>
          <w:sz w:val="22"/>
          <w:szCs w:val="22"/>
        </w:rPr>
        <w:t xml:space="preserve"> oleh </w:t>
      </w:r>
      <w:proofErr w:type="spellStart"/>
      <w:r w:rsidRPr="00E4451D">
        <w:rPr>
          <w:sz w:val="22"/>
          <w:szCs w:val="22"/>
        </w:rPr>
        <w:t>referensi</w:t>
      </w:r>
      <w:proofErr w:type="spellEnd"/>
      <w:r w:rsidRPr="00E4451D">
        <w:rPr>
          <w:sz w:val="22"/>
          <w:szCs w:val="22"/>
        </w:rPr>
        <w:t xml:space="preserve"> [16], </w:t>
      </w:r>
      <w:proofErr w:type="spellStart"/>
      <w:r w:rsidRPr="00E4451D">
        <w:rPr>
          <w:sz w:val="22"/>
          <w:szCs w:val="22"/>
        </w:rPr>
        <w:t>menitikberatkan</w:t>
      </w:r>
      <w:proofErr w:type="spellEnd"/>
      <w:r w:rsidRPr="00E4451D">
        <w:rPr>
          <w:sz w:val="22"/>
          <w:szCs w:val="22"/>
        </w:rPr>
        <w:t xml:space="preserve"> pada </w:t>
      </w:r>
      <w:proofErr w:type="spellStart"/>
      <w:r w:rsidRPr="00E4451D">
        <w:rPr>
          <w:sz w:val="22"/>
          <w:szCs w:val="22"/>
        </w:rPr>
        <w:t>penerapan</w:t>
      </w:r>
      <w:proofErr w:type="spellEnd"/>
      <w:r w:rsidRPr="00E4451D">
        <w:rPr>
          <w:sz w:val="22"/>
          <w:szCs w:val="22"/>
        </w:rPr>
        <w:t xml:space="preserve"> </w:t>
      </w:r>
      <w:proofErr w:type="spellStart"/>
      <w:r w:rsidRPr="00E4451D">
        <w:rPr>
          <w:sz w:val="22"/>
          <w:szCs w:val="22"/>
        </w:rPr>
        <w:t>deskriptor</w:t>
      </w:r>
      <w:proofErr w:type="spellEnd"/>
      <w:r w:rsidRPr="00E4451D">
        <w:rPr>
          <w:sz w:val="22"/>
          <w:szCs w:val="22"/>
        </w:rPr>
        <w:t xml:space="preserve"> visual MPEG-7, yang </w:t>
      </w:r>
      <w:proofErr w:type="spellStart"/>
      <w:r w:rsidRPr="00E4451D">
        <w:rPr>
          <w:sz w:val="22"/>
          <w:szCs w:val="22"/>
        </w:rPr>
        <w:t>melibatkan</w:t>
      </w:r>
      <w:proofErr w:type="spellEnd"/>
      <w:r w:rsidRPr="00E4451D">
        <w:rPr>
          <w:sz w:val="22"/>
          <w:szCs w:val="22"/>
        </w:rPr>
        <w:t xml:space="preserve"> </w:t>
      </w:r>
      <w:proofErr w:type="spellStart"/>
      <w:r w:rsidRPr="00E4451D">
        <w:rPr>
          <w:sz w:val="22"/>
          <w:szCs w:val="22"/>
        </w:rPr>
        <w:t>deskriptor</w:t>
      </w:r>
      <w:proofErr w:type="spellEnd"/>
      <w:r w:rsidRPr="00E4451D">
        <w:rPr>
          <w:sz w:val="22"/>
          <w:szCs w:val="22"/>
        </w:rPr>
        <w:t xml:space="preserve"> </w:t>
      </w:r>
      <w:proofErr w:type="spellStart"/>
      <w:r w:rsidRPr="00E4451D">
        <w:rPr>
          <w:sz w:val="22"/>
          <w:szCs w:val="22"/>
        </w:rPr>
        <w:t>warna</w:t>
      </w:r>
      <w:proofErr w:type="spellEnd"/>
      <w:r w:rsidRPr="00E4451D">
        <w:rPr>
          <w:sz w:val="22"/>
          <w:szCs w:val="22"/>
        </w:rPr>
        <w:t xml:space="preserve"> dan </w:t>
      </w:r>
      <w:proofErr w:type="spellStart"/>
      <w:r w:rsidRPr="00E4451D">
        <w:rPr>
          <w:sz w:val="22"/>
          <w:szCs w:val="22"/>
        </w:rPr>
        <w:t>tekstur</w:t>
      </w:r>
      <w:proofErr w:type="spellEnd"/>
      <w:r w:rsidRPr="00E4451D">
        <w:rPr>
          <w:sz w:val="22"/>
          <w:szCs w:val="22"/>
        </w:rPr>
        <w:t xml:space="preserve">, </w:t>
      </w:r>
      <w:proofErr w:type="spellStart"/>
      <w:r w:rsidRPr="00E4451D">
        <w:rPr>
          <w:sz w:val="22"/>
          <w:szCs w:val="22"/>
        </w:rPr>
        <w:t>guna</w:t>
      </w:r>
      <w:proofErr w:type="spellEnd"/>
      <w:r w:rsidRPr="00E4451D">
        <w:rPr>
          <w:sz w:val="22"/>
          <w:szCs w:val="22"/>
        </w:rPr>
        <w:t xml:space="preserve"> </w:t>
      </w:r>
      <w:proofErr w:type="spellStart"/>
      <w:r w:rsidRPr="00E4451D">
        <w:rPr>
          <w:sz w:val="22"/>
          <w:szCs w:val="22"/>
        </w:rPr>
        <w:t>mengklasifikasikan</w:t>
      </w:r>
      <w:proofErr w:type="spellEnd"/>
      <w:r w:rsidRPr="00E4451D">
        <w:rPr>
          <w:sz w:val="22"/>
          <w:szCs w:val="22"/>
        </w:rPr>
        <w:t xml:space="preserve"> </w:t>
      </w:r>
      <w:proofErr w:type="spellStart"/>
      <w:r w:rsidRPr="00E4451D">
        <w:rPr>
          <w:sz w:val="22"/>
          <w:szCs w:val="22"/>
        </w:rPr>
        <w:t>gambar</w:t>
      </w:r>
      <w:proofErr w:type="spellEnd"/>
      <w:r w:rsidRPr="00E4451D">
        <w:rPr>
          <w:sz w:val="22"/>
          <w:szCs w:val="22"/>
        </w:rPr>
        <w:t xml:space="preserve"> </w:t>
      </w:r>
      <w:proofErr w:type="spellStart"/>
      <w:r w:rsidRPr="00E4451D">
        <w:rPr>
          <w:sz w:val="22"/>
          <w:szCs w:val="22"/>
        </w:rPr>
        <w:t>buah-buahan</w:t>
      </w:r>
      <w:proofErr w:type="spellEnd"/>
      <w:r w:rsidRPr="00E4451D">
        <w:rPr>
          <w:sz w:val="22"/>
          <w:szCs w:val="22"/>
        </w:rPr>
        <w:t xml:space="preserve"> </w:t>
      </w:r>
      <w:proofErr w:type="spellStart"/>
      <w:r w:rsidRPr="00E4451D">
        <w:rPr>
          <w:sz w:val="22"/>
          <w:szCs w:val="22"/>
        </w:rPr>
        <w:t>khas</w:t>
      </w:r>
      <w:proofErr w:type="spellEnd"/>
      <w:r w:rsidRPr="00E4451D">
        <w:rPr>
          <w:sz w:val="22"/>
          <w:szCs w:val="22"/>
        </w:rPr>
        <w:t xml:space="preserve"> Indonesia. </w:t>
      </w:r>
      <w:proofErr w:type="spellStart"/>
      <w:r w:rsidRPr="00E4451D">
        <w:rPr>
          <w:sz w:val="22"/>
          <w:szCs w:val="22"/>
        </w:rPr>
        <w:t>Sebagai</w:t>
      </w:r>
      <w:proofErr w:type="spellEnd"/>
      <w:r w:rsidRPr="00E4451D">
        <w:rPr>
          <w:sz w:val="22"/>
          <w:szCs w:val="22"/>
        </w:rPr>
        <w:t xml:space="preserve"> </w:t>
      </w:r>
      <w:proofErr w:type="spellStart"/>
      <w:r w:rsidRPr="00E4451D">
        <w:rPr>
          <w:sz w:val="22"/>
          <w:szCs w:val="22"/>
        </w:rPr>
        <w:t>bagian</w:t>
      </w:r>
      <w:proofErr w:type="spellEnd"/>
      <w:r w:rsidRPr="00E4451D">
        <w:rPr>
          <w:sz w:val="22"/>
          <w:szCs w:val="22"/>
        </w:rPr>
        <w:t xml:space="preserve"> </w:t>
      </w:r>
      <w:proofErr w:type="spellStart"/>
      <w:r w:rsidRPr="00E4451D">
        <w:rPr>
          <w:sz w:val="22"/>
          <w:szCs w:val="22"/>
        </w:rPr>
        <w:t>dari</w:t>
      </w:r>
      <w:proofErr w:type="spellEnd"/>
      <w:r w:rsidRPr="00E4451D">
        <w:rPr>
          <w:sz w:val="22"/>
          <w:szCs w:val="22"/>
        </w:rPr>
        <w:t xml:space="preserve"> </w:t>
      </w:r>
      <w:proofErr w:type="spellStart"/>
      <w:r w:rsidRPr="00E4451D">
        <w:rPr>
          <w:sz w:val="22"/>
          <w:szCs w:val="22"/>
        </w:rPr>
        <w:t>studi</w:t>
      </w:r>
      <w:proofErr w:type="spellEnd"/>
      <w:r w:rsidRPr="00E4451D">
        <w:rPr>
          <w:sz w:val="22"/>
          <w:szCs w:val="22"/>
        </w:rPr>
        <w:t xml:space="preserve"> </w:t>
      </w:r>
      <w:proofErr w:type="spellStart"/>
      <w:r w:rsidRPr="00E4451D">
        <w:rPr>
          <w:sz w:val="22"/>
          <w:szCs w:val="22"/>
        </w:rPr>
        <w:t>komparatif</w:t>
      </w:r>
      <w:proofErr w:type="spellEnd"/>
      <w:r w:rsidRPr="00E4451D">
        <w:rPr>
          <w:sz w:val="22"/>
          <w:szCs w:val="22"/>
        </w:rPr>
        <w:t xml:space="preserve">, </w:t>
      </w:r>
      <w:proofErr w:type="spellStart"/>
      <w:r w:rsidRPr="00E4451D">
        <w:rPr>
          <w:sz w:val="22"/>
          <w:szCs w:val="22"/>
        </w:rPr>
        <w:t>penelitian</w:t>
      </w:r>
      <w:proofErr w:type="spellEnd"/>
      <w:r w:rsidRPr="00E4451D">
        <w:rPr>
          <w:sz w:val="22"/>
          <w:szCs w:val="22"/>
        </w:rPr>
        <w:t xml:space="preserve"> </w:t>
      </w:r>
      <w:proofErr w:type="spellStart"/>
      <w:r w:rsidRPr="00E4451D">
        <w:rPr>
          <w:sz w:val="22"/>
          <w:szCs w:val="22"/>
        </w:rPr>
        <w:t>ini</w:t>
      </w:r>
      <w:proofErr w:type="spellEnd"/>
      <w:r w:rsidRPr="00E4451D">
        <w:rPr>
          <w:sz w:val="22"/>
          <w:szCs w:val="22"/>
        </w:rPr>
        <w:t xml:space="preserve"> </w:t>
      </w:r>
      <w:proofErr w:type="spellStart"/>
      <w:r w:rsidRPr="00E4451D">
        <w:rPr>
          <w:sz w:val="22"/>
          <w:szCs w:val="22"/>
        </w:rPr>
        <w:t>melakukan</w:t>
      </w:r>
      <w:proofErr w:type="spellEnd"/>
      <w:r w:rsidRPr="00E4451D">
        <w:rPr>
          <w:sz w:val="22"/>
          <w:szCs w:val="22"/>
        </w:rPr>
        <w:t xml:space="preserve"> </w:t>
      </w:r>
      <w:proofErr w:type="spellStart"/>
      <w:r w:rsidRPr="00E4451D">
        <w:rPr>
          <w:sz w:val="22"/>
          <w:szCs w:val="22"/>
        </w:rPr>
        <w:t>perbandingan</w:t>
      </w:r>
      <w:proofErr w:type="spellEnd"/>
      <w:r w:rsidRPr="00E4451D">
        <w:rPr>
          <w:sz w:val="22"/>
          <w:szCs w:val="22"/>
        </w:rPr>
        <w:t xml:space="preserve"> </w:t>
      </w:r>
      <w:proofErr w:type="spellStart"/>
      <w:r w:rsidRPr="00E4451D">
        <w:rPr>
          <w:sz w:val="22"/>
          <w:szCs w:val="22"/>
        </w:rPr>
        <w:t>antara</w:t>
      </w:r>
      <w:proofErr w:type="spellEnd"/>
      <w:r w:rsidRPr="00E4451D">
        <w:rPr>
          <w:sz w:val="22"/>
          <w:szCs w:val="22"/>
        </w:rPr>
        <w:t xml:space="preserve"> </w:t>
      </w:r>
      <w:proofErr w:type="spellStart"/>
      <w:r w:rsidRPr="00E4451D">
        <w:rPr>
          <w:sz w:val="22"/>
          <w:szCs w:val="22"/>
        </w:rPr>
        <w:t>berbagai</w:t>
      </w:r>
      <w:proofErr w:type="spellEnd"/>
      <w:r w:rsidRPr="00E4451D">
        <w:rPr>
          <w:sz w:val="22"/>
          <w:szCs w:val="22"/>
        </w:rPr>
        <w:t xml:space="preserve"> </w:t>
      </w:r>
      <w:proofErr w:type="spellStart"/>
      <w:r w:rsidRPr="00E4451D">
        <w:rPr>
          <w:sz w:val="22"/>
          <w:szCs w:val="22"/>
        </w:rPr>
        <w:t>metode</w:t>
      </w:r>
      <w:proofErr w:type="spellEnd"/>
      <w:r w:rsidRPr="00E4451D">
        <w:rPr>
          <w:sz w:val="22"/>
          <w:szCs w:val="22"/>
        </w:rPr>
        <w:t xml:space="preserve"> </w:t>
      </w:r>
      <w:proofErr w:type="spellStart"/>
      <w:r w:rsidRPr="00E4451D">
        <w:rPr>
          <w:sz w:val="22"/>
          <w:szCs w:val="22"/>
        </w:rPr>
        <w:t>segmentasi</w:t>
      </w:r>
      <w:proofErr w:type="spellEnd"/>
      <w:r w:rsidRPr="00E4451D">
        <w:rPr>
          <w:sz w:val="22"/>
          <w:szCs w:val="22"/>
        </w:rPr>
        <w:t xml:space="preserve"> </w:t>
      </w:r>
      <w:proofErr w:type="spellStart"/>
      <w:r w:rsidRPr="00E4451D">
        <w:rPr>
          <w:sz w:val="22"/>
          <w:szCs w:val="22"/>
        </w:rPr>
        <w:t>cacat</w:t>
      </w:r>
      <w:proofErr w:type="spellEnd"/>
      <w:r w:rsidRPr="00E4451D">
        <w:rPr>
          <w:sz w:val="22"/>
          <w:szCs w:val="22"/>
        </w:rPr>
        <w:t xml:space="preserve"> </w:t>
      </w:r>
      <w:proofErr w:type="spellStart"/>
      <w:r w:rsidRPr="00E4451D">
        <w:rPr>
          <w:sz w:val="22"/>
          <w:szCs w:val="22"/>
        </w:rPr>
        <w:t>buah</w:t>
      </w:r>
      <w:proofErr w:type="spellEnd"/>
      <w:r w:rsidRPr="00E4451D">
        <w:rPr>
          <w:sz w:val="22"/>
          <w:szCs w:val="22"/>
        </w:rPr>
        <w:t xml:space="preserve">, </w:t>
      </w:r>
      <w:proofErr w:type="spellStart"/>
      <w:r w:rsidRPr="00E4451D">
        <w:rPr>
          <w:sz w:val="22"/>
          <w:szCs w:val="22"/>
        </w:rPr>
        <w:t>termasuk</w:t>
      </w:r>
      <w:proofErr w:type="spellEnd"/>
      <w:r w:rsidRPr="00E4451D">
        <w:rPr>
          <w:sz w:val="22"/>
          <w:szCs w:val="22"/>
        </w:rPr>
        <w:t xml:space="preserve"> di </w:t>
      </w:r>
      <w:proofErr w:type="spellStart"/>
      <w:r w:rsidRPr="00E4451D">
        <w:rPr>
          <w:sz w:val="22"/>
          <w:szCs w:val="22"/>
        </w:rPr>
        <w:t>antaranya</w:t>
      </w:r>
      <w:proofErr w:type="spellEnd"/>
      <w:r w:rsidRPr="00E4451D">
        <w:rPr>
          <w:sz w:val="22"/>
          <w:szCs w:val="22"/>
        </w:rPr>
        <w:t xml:space="preserve"> k-means, </w:t>
      </w:r>
      <w:proofErr w:type="spellStart"/>
      <w:r w:rsidRPr="00E4451D">
        <w:rPr>
          <w:sz w:val="22"/>
          <w:szCs w:val="22"/>
        </w:rPr>
        <w:t>deteksi</w:t>
      </w:r>
      <w:proofErr w:type="spellEnd"/>
      <w:r w:rsidRPr="00E4451D">
        <w:rPr>
          <w:sz w:val="22"/>
          <w:szCs w:val="22"/>
        </w:rPr>
        <w:t xml:space="preserve"> </w:t>
      </w:r>
      <w:proofErr w:type="spellStart"/>
      <w:r w:rsidRPr="00E4451D">
        <w:rPr>
          <w:sz w:val="22"/>
          <w:szCs w:val="22"/>
        </w:rPr>
        <w:t>tepi</w:t>
      </w:r>
      <w:proofErr w:type="spellEnd"/>
      <w:r w:rsidRPr="00E4451D">
        <w:rPr>
          <w:sz w:val="22"/>
          <w:szCs w:val="22"/>
        </w:rPr>
        <w:t xml:space="preserve">, </w:t>
      </w:r>
      <w:proofErr w:type="spellStart"/>
      <w:r w:rsidRPr="00E4451D">
        <w:rPr>
          <w:sz w:val="22"/>
          <w:szCs w:val="22"/>
        </w:rPr>
        <w:t>batas</w:t>
      </w:r>
      <w:proofErr w:type="spellEnd"/>
      <w:r w:rsidRPr="00E4451D">
        <w:rPr>
          <w:sz w:val="22"/>
          <w:szCs w:val="22"/>
        </w:rPr>
        <w:t xml:space="preserve"> air, dan </w:t>
      </w:r>
      <w:proofErr w:type="spellStart"/>
      <w:r w:rsidRPr="00E4451D">
        <w:rPr>
          <w:sz w:val="22"/>
          <w:szCs w:val="22"/>
        </w:rPr>
        <w:t>ambang</w:t>
      </w:r>
      <w:proofErr w:type="spellEnd"/>
      <w:r w:rsidRPr="00E4451D">
        <w:rPr>
          <w:sz w:val="22"/>
          <w:szCs w:val="22"/>
        </w:rPr>
        <w:t xml:space="preserve"> </w:t>
      </w:r>
      <w:proofErr w:type="spellStart"/>
      <w:r w:rsidRPr="00E4451D">
        <w:rPr>
          <w:sz w:val="22"/>
          <w:szCs w:val="22"/>
        </w:rPr>
        <w:t>batas</w:t>
      </w:r>
      <w:proofErr w:type="spellEnd"/>
      <w:r w:rsidRPr="00E4451D">
        <w:rPr>
          <w:sz w:val="22"/>
          <w:szCs w:val="22"/>
        </w:rPr>
        <w:t xml:space="preserve">. Teknik </w:t>
      </w:r>
      <w:proofErr w:type="spellStart"/>
      <w:r w:rsidRPr="00E4451D">
        <w:rPr>
          <w:sz w:val="22"/>
          <w:szCs w:val="22"/>
        </w:rPr>
        <w:t>pra-pemrosesan</w:t>
      </w:r>
      <w:proofErr w:type="spellEnd"/>
      <w:r w:rsidRPr="00E4451D">
        <w:rPr>
          <w:sz w:val="22"/>
          <w:szCs w:val="22"/>
        </w:rPr>
        <w:t xml:space="preserve"> </w:t>
      </w:r>
      <w:proofErr w:type="spellStart"/>
      <w:r w:rsidRPr="00E4451D">
        <w:rPr>
          <w:sz w:val="22"/>
          <w:szCs w:val="22"/>
        </w:rPr>
        <w:t>gambar</w:t>
      </w:r>
      <w:proofErr w:type="spellEnd"/>
      <w:r w:rsidRPr="00E4451D">
        <w:rPr>
          <w:sz w:val="22"/>
          <w:szCs w:val="22"/>
        </w:rPr>
        <w:t xml:space="preserve"> </w:t>
      </w:r>
      <w:proofErr w:type="spellStart"/>
      <w:r w:rsidRPr="00E4451D">
        <w:rPr>
          <w:sz w:val="22"/>
          <w:szCs w:val="22"/>
        </w:rPr>
        <w:t>diterapkan</w:t>
      </w:r>
      <w:proofErr w:type="spellEnd"/>
      <w:r w:rsidRPr="00E4451D">
        <w:rPr>
          <w:sz w:val="22"/>
          <w:szCs w:val="22"/>
        </w:rPr>
        <w:t xml:space="preserve"> </w:t>
      </w:r>
      <w:proofErr w:type="spellStart"/>
      <w:r w:rsidRPr="00E4451D">
        <w:rPr>
          <w:sz w:val="22"/>
          <w:szCs w:val="22"/>
        </w:rPr>
        <w:t>dengan</w:t>
      </w:r>
      <w:proofErr w:type="spellEnd"/>
      <w:r w:rsidRPr="00E4451D">
        <w:rPr>
          <w:sz w:val="22"/>
          <w:szCs w:val="22"/>
        </w:rPr>
        <w:t xml:space="preserve"> </w:t>
      </w:r>
      <w:proofErr w:type="spellStart"/>
      <w:r w:rsidRPr="00E4451D">
        <w:rPr>
          <w:sz w:val="22"/>
          <w:szCs w:val="22"/>
        </w:rPr>
        <w:t>tujuan</w:t>
      </w:r>
      <w:proofErr w:type="spellEnd"/>
      <w:r w:rsidRPr="00E4451D">
        <w:rPr>
          <w:sz w:val="22"/>
          <w:szCs w:val="22"/>
        </w:rPr>
        <w:t xml:space="preserve"> </w:t>
      </w:r>
      <w:proofErr w:type="spellStart"/>
      <w:r w:rsidRPr="00E4451D">
        <w:rPr>
          <w:sz w:val="22"/>
          <w:szCs w:val="22"/>
        </w:rPr>
        <w:t>menghilangkan</w:t>
      </w:r>
      <w:proofErr w:type="spellEnd"/>
      <w:r w:rsidRPr="00E4451D">
        <w:rPr>
          <w:sz w:val="22"/>
          <w:szCs w:val="22"/>
        </w:rPr>
        <w:t xml:space="preserve"> noise, </w:t>
      </w:r>
      <w:proofErr w:type="spellStart"/>
      <w:r w:rsidRPr="00E4451D">
        <w:rPr>
          <w:sz w:val="22"/>
          <w:szCs w:val="22"/>
        </w:rPr>
        <w:t>meratakan</w:t>
      </w:r>
      <w:proofErr w:type="spellEnd"/>
      <w:r w:rsidRPr="00E4451D">
        <w:rPr>
          <w:sz w:val="22"/>
          <w:szCs w:val="22"/>
        </w:rPr>
        <w:t xml:space="preserve"> </w:t>
      </w:r>
      <w:proofErr w:type="spellStart"/>
      <w:r w:rsidRPr="00E4451D">
        <w:rPr>
          <w:sz w:val="22"/>
          <w:szCs w:val="22"/>
        </w:rPr>
        <w:t>gambar</w:t>
      </w:r>
      <w:proofErr w:type="spellEnd"/>
      <w:r w:rsidRPr="00E4451D">
        <w:rPr>
          <w:sz w:val="22"/>
          <w:szCs w:val="22"/>
        </w:rPr>
        <w:t xml:space="preserve">, </w:t>
      </w:r>
      <w:proofErr w:type="spellStart"/>
      <w:r w:rsidRPr="00E4451D">
        <w:rPr>
          <w:sz w:val="22"/>
          <w:szCs w:val="22"/>
        </w:rPr>
        <w:t>serta</w:t>
      </w:r>
      <w:proofErr w:type="spellEnd"/>
      <w:r w:rsidRPr="00E4451D">
        <w:rPr>
          <w:sz w:val="22"/>
          <w:szCs w:val="22"/>
        </w:rPr>
        <w:t xml:space="preserve"> </w:t>
      </w:r>
      <w:proofErr w:type="spellStart"/>
      <w:r w:rsidRPr="00E4451D">
        <w:rPr>
          <w:sz w:val="22"/>
          <w:szCs w:val="22"/>
        </w:rPr>
        <w:t>meningkatkan</w:t>
      </w:r>
      <w:proofErr w:type="spellEnd"/>
      <w:r w:rsidRPr="00E4451D">
        <w:rPr>
          <w:sz w:val="22"/>
          <w:szCs w:val="22"/>
        </w:rPr>
        <w:t xml:space="preserve"> </w:t>
      </w:r>
      <w:proofErr w:type="spellStart"/>
      <w:r w:rsidRPr="00E4451D">
        <w:rPr>
          <w:sz w:val="22"/>
          <w:szCs w:val="22"/>
        </w:rPr>
        <w:t>kontras</w:t>
      </w:r>
      <w:proofErr w:type="spellEnd"/>
      <w:r w:rsidRPr="00E4451D">
        <w:rPr>
          <w:sz w:val="22"/>
          <w:szCs w:val="22"/>
        </w:rPr>
        <w:t xml:space="preserve">. Langkah </w:t>
      </w:r>
      <w:proofErr w:type="spellStart"/>
      <w:r w:rsidRPr="00E4451D">
        <w:rPr>
          <w:sz w:val="22"/>
          <w:szCs w:val="22"/>
        </w:rPr>
        <w:t>selanjutnya</w:t>
      </w:r>
      <w:proofErr w:type="spellEnd"/>
      <w:r w:rsidRPr="00E4451D">
        <w:rPr>
          <w:sz w:val="22"/>
          <w:szCs w:val="22"/>
        </w:rPr>
        <w:t xml:space="preserve"> </w:t>
      </w:r>
      <w:proofErr w:type="spellStart"/>
      <w:r w:rsidRPr="00E4451D">
        <w:rPr>
          <w:sz w:val="22"/>
          <w:szCs w:val="22"/>
        </w:rPr>
        <w:t>melibatkan</w:t>
      </w:r>
      <w:proofErr w:type="spellEnd"/>
      <w:r w:rsidRPr="00E4451D">
        <w:rPr>
          <w:sz w:val="22"/>
          <w:szCs w:val="22"/>
        </w:rPr>
        <w:t xml:space="preserve"> </w:t>
      </w:r>
      <w:proofErr w:type="spellStart"/>
      <w:r w:rsidRPr="00E4451D">
        <w:rPr>
          <w:sz w:val="22"/>
          <w:szCs w:val="22"/>
        </w:rPr>
        <w:t>segmentasi</w:t>
      </w:r>
      <w:proofErr w:type="spellEnd"/>
      <w:r w:rsidRPr="00E4451D">
        <w:rPr>
          <w:sz w:val="22"/>
          <w:szCs w:val="22"/>
        </w:rPr>
        <w:t xml:space="preserve"> </w:t>
      </w:r>
      <w:proofErr w:type="spellStart"/>
      <w:r w:rsidRPr="00E4451D">
        <w:rPr>
          <w:sz w:val="22"/>
          <w:szCs w:val="22"/>
        </w:rPr>
        <w:t>gambar</w:t>
      </w:r>
      <w:proofErr w:type="spellEnd"/>
      <w:r w:rsidRPr="00E4451D">
        <w:rPr>
          <w:sz w:val="22"/>
          <w:szCs w:val="22"/>
        </w:rPr>
        <w:t xml:space="preserve"> </w:t>
      </w:r>
      <w:proofErr w:type="spellStart"/>
      <w:r w:rsidRPr="00E4451D">
        <w:rPr>
          <w:sz w:val="22"/>
          <w:szCs w:val="22"/>
        </w:rPr>
        <w:t>untuk</w:t>
      </w:r>
      <w:proofErr w:type="spellEnd"/>
      <w:r w:rsidRPr="00E4451D">
        <w:rPr>
          <w:sz w:val="22"/>
          <w:szCs w:val="22"/>
        </w:rPr>
        <w:t xml:space="preserve"> </w:t>
      </w:r>
      <w:proofErr w:type="spellStart"/>
      <w:r w:rsidRPr="00E4451D">
        <w:rPr>
          <w:sz w:val="22"/>
          <w:szCs w:val="22"/>
        </w:rPr>
        <w:t>mempartisi</w:t>
      </w:r>
      <w:proofErr w:type="spellEnd"/>
      <w:r w:rsidRPr="00E4451D">
        <w:rPr>
          <w:sz w:val="22"/>
          <w:szCs w:val="22"/>
        </w:rPr>
        <w:t xml:space="preserve"> </w:t>
      </w:r>
      <w:proofErr w:type="spellStart"/>
      <w:r w:rsidRPr="00E4451D">
        <w:rPr>
          <w:sz w:val="22"/>
          <w:szCs w:val="22"/>
        </w:rPr>
        <w:t>citra</w:t>
      </w:r>
      <w:proofErr w:type="spellEnd"/>
      <w:r w:rsidRPr="00E4451D">
        <w:rPr>
          <w:sz w:val="22"/>
          <w:szCs w:val="22"/>
        </w:rPr>
        <w:t xml:space="preserve"> </w:t>
      </w:r>
      <w:proofErr w:type="spellStart"/>
      <w:r w:rsidRPr="00E4451D">
        <w:rPr>
          <w:sz w:val="22"/>
          <w:szCs w:val="22"/>
        </w:rPr>
        <w:t>menjadi</w:t>
      </w:r>
      <w:proofErr w:type="spellEnd"/>
      <w:r w:rsidRPr="00E4451D">
        <w:rPr>
          <w:sz w:val="22"/>
          <w:szCs w:val="22"/>
        </w:rPr>
        <w:t xml:space="preserve"> </w:t>
      </w:r>
      <w:proofErr w:type="spellStart"/>
      <w:r w:rsidRPr="00E4451D">
        <w:rPr>
          <w:sz w:val="22"/>
          <w:szCs w:val="22"/>
        </w:rPr>
        <w:t>beberapa</w:t>
      </w:r>
      <w:proofErr w:type="spellEnd"/>
      <w:r w:rsidRPr="00E4451D">
        <w:rPr>
          <w:sz w:val="22"/>
          <w:szCs w:val="22"/>
        </w:rPr>
        <w:t xml:space="preserve"> </w:t>
      </w:r>
      <w:proofErr w:type="spellStart"/>
      <w:r w:rsidRPr="00E4451D">
        <w:rPr>
          <w:sz w:val="22"/>
          <w:szCs w:val="22"/>
        </w:rPr>
        <w:t>bagian</w:t>
      </w:r>
      <w:proofErr w:type="spellEnd"/>
      <w:r w:rsidRPr="00E4451D">
        <w:rPr>
          <w:sz w:val="22"/>
          <w:szCs w:val="22"/>
        </w:rPr>
        <w:t xml:space="preserve">, </w:t>
      </w:r>
      <w:proofErr w:type="spellStart"/>
      <w:r w:rsidRPr="00E4451D">
        <w:rPr>
          <w:sz w:val="22"/>
          <w:szCs w:val="22"/>
        </w:rPr>
        <w:t>dengan</w:t>
      </w:r>
      <w:proofErr w:type="spellEnd"/>
      <w:r w:rsidRPr="00E4451D">
        <w:rPr>
          <w:sz w:val="22"/>
          <w:szCs w:val="22"/>
        </w:rPr>
        <w:t xml:space="preserve"> </w:t>
      </w:r>
      <w:proofErr w:type="spellStart"/>
      <w:r w:rsidRPr="00E4451D">
        <w:rPr>
          <w:sz w:val="22"/>
          <w:szCs w:val="22"/>
        </w:rPr>
        <w:t>ekstraksi</w:t>
      </w:r>
      <w:proofErr w:type="spellEnd"/>
      <w:r w:rsidRPr="00E4451D">
        <w:rPr>
          <w:sz w:val="22"/>
          <w:szCs w:val="22"/>
        </w:rPr>
        <w:t xml:space="preserve"> </w:t>
      </w:r>
      <w:proofErr w:type="spellStart"/>
      <w:r w:rsidRPr="00E4451D">
        <w:rPr>
          <w:sz w:val="22"/>
          <w:szCs w:val="22"/>
        </w:rPr>
        <w:t>fitur</w:t>
      </w:r>
      <w:proofErr w:type="spellEnd"/>
      <w:r w:rsidRPr="00E4451D">
        <w:rPr>
          <w:sz w:val="22"/>
          <w:szCs w:val="22"/>
        </w:rPr>
        <w:t xml:space="preserve"> </w:t>
      </w:r>
      <w:proofErr w:type="spellStart"/>
      <w:r w:rsidRPr="00E4451D">
        <w:rPr>
          <w:sz w:val="22"/>
          <w:szCs w:val="22"/>
        </w:rPr>
        <w:t>dilakukan</w:t>
      </w:r>
      <w:proofErr w:type="spellEnd"/>
      <w:r w:rsidRPr="00E4451D">
        <w:rPr>
          <w:sz w:val="22"/>
          <w:szCs w:val="22"/>
        </w:rPr>
        <w:t xml:space="preserve"> pada </w:t>
      </w:r>
      <w:proofErr w:type="spellStart"/>
      <w:r w:rsidRPr="00E4451D">
        <w:rPr>
          <w:sz w:val="22"/>
          <w:szCs w:val="22"/>
        </w:rPr>
        <w:t>aspek</w:t>
      </w:r>
      <w:proofErr w:type="spellEnd"/>
      <w:r w:rsidRPr="00E4451D">
        <w:rPr>
          <w:sz w:val="22"/>
          <w:szCs w:val="22"/>
        </w:rPr>
        <w:t xml:space="preserve"> </w:t>
      </w:r>
      <w:proofErr w:type="spellStart"/>
      <w:r w:rsidRPr="00E4451D">
        <w:rPr>
          <w:sz w:val="22"/>
          <w:szCs w:val="22"/>
        </w:rPr>
        <w:t>bentuk</w:t>
      </w:r>
      <w:proofErr w:type="spellEnd"/>
      <w:r w:rsidRPr="00E4451D">
        <w:rPr>
          <w:sz w:val="22"/>
          <w:szCs w:val="22"/>
        </w:rPr>
        <w:t xml:space="preserve">, </w:t>
      </w:r>
      <w:proofErr w:type="spellStart"/>
      <w:r w:rsidRPr="00E4451D">
        <w:rPr>
          <w:sz w:val="22"/>
          <w:szCs w:val="22"/>
        </w:rPr>
        <w:t>warna</w:t>
      </w:r>
      <w:proofErr w:type="spellEnd"/>
      <w:r w:rsidRPr="00E4451D">
        <w:rPr>
          <w:sz w:val="22"/>
          <w:szCs w:val="22"/>
        </w:rPr>
        <w:t xml:space="preserve">, </w:t>
      </w:r>
      <w:proofErr w:type="spellStart"/>
      <w:r w:rsidRPr="00E4451D">
        <w:rPr>
          <w:sz w:val="22"/>
          <w:szCs w:val="22"/>
        </w:rPr>
        <w:t>tekstur</w:t>
      </w:r>
      <w:proofErr w:type="spellEnd"/>
      <w:r w:rsidRPr="00E4451D">
        <w:rPr>
          <w:sz w:val="22"/>
          <w:szCs w:val="22"/>
        </w:rPr>
        <w:t xml:space="preserve">, dan </w:t>
      </w:r>
      <w:proofErr w:type="spellStart"/>
      <w:r w:rsidRPr="00E4451D">
        <w:rPr>
          <w:sz w:val="22"/>
          <w:szCs w:val="22"/>
        </w:rPr>
        <w:t>posisi</w:t>
      </w:r>
      <w:proofErr w:type="spellEnd"/>
      <w:r w:rsidRPr="00E4451D">
        <w:rPr>
          <w:sz w:val="22"/>
          <w:szCs w:val="22"/>
        </w:rPr>
        <w:t xml:space="preserve"> </w:t>
      </w:r>
      <w:proofErr w:type="spellStart"/>
      <w:r w:rsidRPr="00E4451D">
        <w:rPr>
          <w:sz w:val="22"/>
          <w:szCs w:val="22"/>
        </w:rPr>
        <w:t>batang</w:t>
      </w:r>
      <w:proofErr w:type="spellEnd"/>
      <w:r w:rsidRPr="00E4451D">
        <w:rPr>
          <w:sz w:val="22"/>
          <w:szCs w:val="22"/>
        </w:rPr>
        <w:t xml:space="preserve">. </w:t>
      </w:r>
      <w:proofErr w:type="spellStart"/>
      <w:r w:rsidRPr="00E4451D">
        <w:rPr>
          <w:sz w:val="22"/>
          <w:szCs w:val="22"/>
        </w:rPr>
        <w:t>Metode</w:t>
      </w:r>
      <w:proofErr w:type="spellEnd"/>
      <w:r w:rsidRPr="00E4451D">
        <w:rPr>
          <w:sz w:val="22"/>
          <w:szCs w:val="22"/>
        </w:rPr>
        <w:t xml:space="preserve"> yang </w:t>
      </w:r>
      <w:proofErr w:type="spellStart"/>
      <w:r w:rsidRPr="00E4451D">
        <w:rPr>
          <w:sz w:val="22"/>
          <w:szCs w:val="22"/>
        </w:rPr>
        <w:t>diusulkan</w:t>
      </w:r>
      <w:proofErr w:type="spellEnd"/>
      <w:r w:rsidRPr="00E4451D">
        <w:rPr>
          <w:sz w:val="22"/>
          <w:szCs w:val="22"/>
        </w:rPr>
        <w:t xml:space="preserve"> </w:t>
      </w:r>
      <w:proofErr w:type="spellStart"/>
      <w:r w:rsidRPr="00E4451D">
        <w:rPr>
          <w:sz w:val="22"/>
          <w:szCs w:val="22"/>
        </w:rPr>
        <w:t>berhasil</w:t>
      </w:r>
      <w:proofErr w:type="spellEnd"/>
      <w:r w:rsidRPr="00E4451D">
        <w:rPr>
          <w:sz w:val="22"/>
          <w:szCs w:val="22"/>
        </w:rPr>
        <w:t xml:space="preserve"> </w:t>
      </w:r>
      <w:proofErr w:type="spellStart"/>
      <w:r w:rsidRPr="00E4451D">
        <w:rPr>
          <w:sz w:val="22"/>
          <w:szCs w:val="22"/>
        </w:rPr>
        <w:t>mencapai</w:t>
      </w:r>
      <w:proofErr w:type="spellEnd"/>
      <w:r w:rsidRPr="00E4451D">
        <w:rPr>
          <w:sz w:val="22"/>
          <w:szCs w:val="22"/>
        </w:rPr>
        <w:t xml:space="preserve"> </w:t>
      </w:r>
      <w:proofErr w:type="spellStart"/>
      <w:r w:rsidRPr="00E4451D">
        <w:rPr>
          <w:sz w:val="22"/>
          <w:szCs w:val="22"/>
        </w:rPr>
        <w:t>tingkat</w:t>
      </w:r>
      <w:proofErr w:type="spellEnd"/>
      <w:r w:rsidRPr="00E4451D">
        <w:rPr>
          <w:sz w:val="22"/>
          <w:szCs w:val="22"/>
        </w:rPr>
        <w:t xml:space="preserve"> </w:t>
      </w:r>
      <w:proofErr w:type="spellStart"/>
      <w:r w:rsidRPr="00E4451D">
        <w:rPr>
          <w:sz w:val="22"/>
          <w:szCs w:val="22"/>
        </w:rPr>
        <w:t>akurasi</w:t>
      </w:r>
      <w:proofErr w:type="spellEnd"/>
      <w:r w:rsidRPr="00E4451D">
        <w:rPr>
          <w:sz w:val="22"/>
          <w:szCs w:val="22"/>
        </w:rPr>
        <w:t xml:space="preserve"> </w:t>
      </w:r>
      <w:proofErr w:type="spellStart"/>
      <w:r w:rsidRPr="00E4451D">
        <w:rPr>
          <w:sz w:val="22"/>
          <w:szCs w:val="22"/>
        </w:rPr>
        <w:t>sebesar</w:t>
      </w:r>
      <w:proofErr w:type="spellEnd"/>
      <w:r w:rsidRPr="00E4451D">
        <w:rPr>
          <w:sz w:val="22"/>
          <w:szCs w:val="22"/>
        </w:rPr>
        <w:t xml:space="preserve"> 72% </w:t>
      </w:r>
      <w:proofErr w:type="spellStart"/>
      <w:r w:rsidRPr="00E4451D">
        <w:rPr>
          <w:sz w:val="22"/>
          <w:szCs w:val="22"/>
        </w:rPr>
        <w:t>untuk</w:t>
      </w:r>
      <w:proofErr w:type="spellEnd"/>
      <w:r w:rsidRPr="00E4451D">
        <w:rPr>
          <w:sz w:val="22"/>
          <w:szCs w:val="22"/>
        </w:rPr>
        <w:t xml:space="preserve"> </w:t>
      </w:r>
      <w:proofErr w:type="spellStart"/>
      <w:r w:rsidRPr="00E4451D">
        <w:rPr>
          <w:sz w:val="22"/>
          <w:szCs w:val="22"/>
        </w:rPr>
        <w:t>apel</w:t>
      </w:r>
      <w:proofErr w:type="spellEnd"/>
      <w:r w:rsidRPr="00E4451D">
        <w:rPr>
          <w:sz w:val="22"/>
          <w:szCs w:val="22"/>
        </w:rPr>
        <w:t xml:space="preserve"> Golden Delicious dan 78% </w:t>
      </w:r>
      <w:proofErr w:type="spellStart"/>
      <w:r w:rsidRPr="00E4451D">
        <w:rPr>
          <w:sz w:val="22"/>
          <w:szCs w:val="22"/>
        </w:rPr>
        <w:t>untuk</w:t>
      </w:r>
      <w:proofErr w:type="spellEnd"/>
      <w:r w:rsidRPr="00E4451D">
        <w:rPr>
          <w:sz w:val="22"/>
          <w:szCs w:val="22"/>
        </w:rPr>
        <w:t xml:space="preserve"> </w:t>
      </w:r>
      <w:proofErr w:type="spellStart"/>
      <w:r w:rsidRPr="00E4451D">
        <w:rPr>
          <w:sz w:val="22"/>
          <w:szCs w:val="22"/>
        </w:rPr>
        <w:t>apel</w:t>
      </w:r>
      <w:proofErr w:type="spellEnd"/>
      <w:r w:rsidRPr="00E4451D">
        <w:rPr>
          <w:sz w:val="22"/>
          <w:szCs w:val="22"/>
        </w:rPr>
        <w:t xml:space="preserve"> </w:t>
      </w:r>
      <w:proofErr w:type="spellStart"/>
      <w:r w:rsidRPr="00E4451D">
        <w:rPr>
          <w:sz w:val="22"/>
          <w:szCs w:val="22"/>
        </w:rPr>
        <w:t>emas</w:t>
      </w:r>
      <w:proofErr w:type="spellEnd"/>
      <w:r w:rsidRPr="00E4451D">
        <w:rPr>
          <w:sz w:val="22"/>
          <w:szCs w:val="22"/>
        </w:rPr>
        <w:t xml:space="preserve"> </w:t>
      </w:r>
      <w:proofErr w:type="spellStart"/>
      <w:r w:rsidRPr="00E4451D">
        <w:rPr>
          <w:sz w:val="22"/>
          <w:szCs w:val="22"/>
        </w:rPr>
        <w:t>Jona</w:t>
      </w:r>
      <w:proofErr w:type="spellEnd"/>
      <w:r w:rsidRPr="00E4451D">
        <w:rPr>
          <w:sz w:val="22"/>
          <w:szCs w:val="22"/>
        </w:rPr>
        <w:t xml:space="preserve"> </w:t>
      </w:r>
      <w:proofErr w:type="spellStart"/>
      <w:r w:rsidRPr="00E4451D">
        <w:rPr>
          <w:sz w:val="22"/>
          <w:szCs w:val="22"/>
        </w:rPr>
        <w:t>dalam</w:t>
      </w:r>
      <w:proofErr w:type="spellEnd"/>
      <w:r w:rsidRPr="00E4451D">
        <w:rPr>
          <w:sz w:val="22"/>
          <w:szCs w:val="22"/>
        </w:rPr>
        <w:t xml:space="preserve"> </w:t>
      </w:r>
      <w:proofErr w:type="spellStart"/>
      <w:r w:rsidRPr="00E4451D">
        <w:rPr>
          <w:sz w:val="22"/>
          <w:szCs w:val="22"/>
        </w:rPr>
        <w:t>penilaian</w:t>
      </w:r>
      <w:proofErr w:type="spellEnd"/>
      <w:r w:rsidRPr="00E4451D">
        <w:rPr>
          <w:sz w:val="22"/>
          <w:szCs w:val="22"/>
        </w:rPr>
        <w:t xml:space="preserve"> </w:t>
      </w:r>
      <w:proofErr w:type="spellStart"/>
      <w:r w:rsidRPr="00E4451D">
        <w:rPr>
          <w:sz w:val="22"/>
          <w:szCs w:val="22"/>
        </w:rPr>
        <w:t>kualitas</w:t>
      </w:r>
      <w:proofErr w:type="spellEnd"/>
      <w:r w:rsidRPr="00E4451D">
        <w:rPr>
          <w:sz w:val="22"/>
          <w:szCs w:val="22"/>
        </w:rPr>
        <w:t xml:space="preserve"> </w:t>
      </w:r>
      <w:proofErr w:type="spellStart"/>
      <w:r w:rsidRPr="00E4451D">
        <w:rPr>
          <w:sz w:val="22"/>
          <w:szCs w:val="22"/>
        </w:rPr>
        <w:t>eksternal</w:t>
      </w:r>
      <w:proofErr w:type="spellEnd"/>
      <w:r w:rsidRPr="00E4451D">
        <w:rPr>
          <w:sz w:val="22"/>
          <w:szCs w:val="22"/>
        </w:rPr>
        <w:t xml:space="preserve">. </w:t>
      </w:r>
      <w:proofErr w:type="spellStart"/>
      <w:r w:rsidRPr="00E4451D">
        <w:rPr>
          <w:sz w:val="22"/>
          <w:szCs w:val="22"/>
        </w:rPr>
        <w:t>Kesalahan</w:t>
      </w:r>
      <w:proofErr w:type="spellEnd"/>
      <w:r w:rsidRPr="00E4451D">
        <w:rPr>
          <w:sz w:val="22"/>
          <w:szCs w:val="22"/>
        </w:rPr>
        <w:t xml:space="preserve"> </w:t>
      </w:r>
      <w:proofErr w:type="spellStart"/>
      <w:r w:rsidRPr="00E4451D">
        <w:rPr>
          <w:sz w:val="22"/>
          <w:szCs w:val="22"/>
        </w:rPr>
        <w:t>dalam</w:t>
      </w:r>
      <w:proofErr w:type="spellEnd"/>
      <w:r w:rsidRPr="00E4451D">
        <w:rPr>
          <w:sz w:val="22"/>
          <w:szCs w:val="22"/>
        </w:rPr>
        <w:t xml:space="preserve"> </w:t>
      </w:r>
      <w:proofErr w:type="spellStart"/>
      <w:r w:rsidRPr="00E4451D">
        <w:rPr>
          <w:sz w:val="22"/>
          <w:szCs w:val="22"/>
        </w:rPr>
        <w:t>menilai</w:t>
      </w:r>
      <w:proofErr w:type="spellEnd"/>
      <w:r w:rsidRPr="00E4451D">
        <w:rPr>
          <w:sz w:val="22"/>
          <w:szCs w:val="22"/>
        </w:rPr>
        <w:t xml:space="preserve"> </w:t>
      </w:r>
      <w:proofErr w:type="spellStart"/>
      <w:r w:rsidRPr="00E4451D">
        <w:rPr>
          <w:sz w:val="22"/>
          <w:szCs w:val="22"/>
        </w:rPr>
        <w:t>buah-buahan</w:t>
      </w:r>
      <w:proofErr w:type="spellEnd"/>
      <w:r w:rsidRPr="00E4451D">
        <w:rPr>
          <w:sz w:val="22"/>
          <w:szCs w:val="22"/>
        </w:rPr>
        <w:t xml:space="preserve"> </w:t>
      </w:r>
      <w:proofErr w:type="spellStart"/>
      <w:r w:rsidRPr="00E4451D">
        <w:rPr>
          <w:sz w:val="22"/>
          <w:szCs w:val="22"/>
        </w:rPr>
        <w:t>sehat</w:t>
      </w:r>
      <w:proofErr w:type="spellEnd"/>
      <w:r w:rsidRPr="00E4451D">
        <w:rPr>
          <w:sz w:val="22"/>
          <w:szCs w:val="22"/>
        </w:rPr>
        <w:t xml:space="preserve"> juga </w:t>
      </w:r>
      <w:proofErr w:type="spellStart"/>
      <w:r w:rsidRPr="00E4451D">
        <w:rPr>
          <w:sz w:val="22"/>
          <w:szCs w:val="22"/>
        </w:rPr>
        <w:t>berhasil</w:t>
      </w:r>
      <w:proofErr w:type="spellEnd"/>
      <w:r w:rsidRPr="00E4451D">
        <w:rPr>
          <w:sz w:val="22"/>
          <w:szCs w:val="22"/>
        </w:rPr>
        <w:t xml:space="preserve"> </w:t>
      </w:r>
      <w:proofErr w:type="spellStart"/>
      <w:r w:rsidRPr="00E4451D">
        <w:rPr>
          <w:sz w:val="22"/>
          <w:szCs w:val="22"/>
        </w:rPr>
        <w:t>ditekan</w:t>
      </w:r>
      <w:proofErr w:type="spellEnd"/>
      <w:r w:rsidRPr="00E4451D">
        <w:rPr>
          <w:sz w:val="22"/>
          <w:szCs w:val="22"/>
        </w:rPr>
        <w:t xml:space="preserve"> </w:t>
      </w:r>
      <w:proofErr w:type="spellStart"/>
      <w:r w:rsidRPr="00E4451D">
        <w:rPr>
          <w:sz w:val="22"/>
          <w:szCs w:val="22"/>
        </w:rPr>
        <w:t>menjadi</w:t>
      </w:r>
      <w:proofErr w:type="spellEnd"/>
      <w:r w:rsidRPr="00E4451D">
        <w:rPr>
          <w:sz w:val="22"/>
          <w:szCs w:val="22"/>
        </w:rPr>
        <w:t xml:space="preserve"> 5% dan 10% masing-masing [5].</w:t>
      </w:r>
    </w:p>
    <w:p w14:paraId="4DA3B1A1" w14:textId="77777777" w:rsidR="0050478C" w:rsidRPr="00E4451D" w:rsidRDefault="0050478C" w:rsidP="0050478C">
      <w:pPr>
        <w:ind w:firstLine="720"/>
        <w:jc w:val="both"/>
        <w:rPr>
          <w:sz w:val="22"/>
          <w:szCs w:val="22"/>
        </w:rPr>
      </w:pPr>
      <w:r w:rsidRPr="00E4451D">
        <w:rPr>
          <w:sz w:val="22"/>
          <w:szCs w:val="22"/>
        </w:rPr>
        <w:t xml:space="preserve"> </w:t>
      </w:r>
      <w:proofErr w:type="spellStart"/>
      <w:r w:rsidRPr="00E4451D">
        <w:rPr>
          <w:sz w:val="22"/>
          <w:szCs w:val="22"/>
        </w:rPr>
        <w:t>Penelitian</w:t>
      </w:r>
      <w:proofErr w:type="spellEnd"/>
      <w:r w:rsidRPr="00E4451D">
        <w:rPr>
          <w:sz w:val="22"/>
          <w:szCs w:val="22"/>
        </w:rPr>
        <w:t xml:space="preserve"> </w:t>
      </w:r>
      <w:proofErr w:type="spellStart"/>
      <w:r w:rsidRPr="00E4451D">
        <w:rPr>
          <w:sz w:val="22"/>
          <w:szCs w:val="22"/>
        </w:rPr>
        <w:t>lain</w:t>
      </w:r>
      <w:proofErr w:type="spellEnd"/>
      <w:r w:rsidRPr="00E4451D">
        <w:rPr>
          <w:sz w:val="22"/>
          <w:szCs w:val="22"/>
        </w:rPr>
        <w:t xml:space="preserve">, </w:t>
      </w:r>
      <w:proofErr w:type="spellStart"/>
      <w:r w:rsidRPr="00E4451D">
        <w:rPr>
          <w:sz w:val="22"/>
          <w:szCs w:val="22"/>
        </w:rPr>
        <w:t>sebagaimana</w:t>
      </w:r>
      <w:proofErr w:type="spellEnd"/>
      <w:r w:rsidRPr="00E4451D">
        <w:rPr>
          <w:sz w:val="22"/>
          <w:szCs w:val="22"/>
        </w:rPr>
        <w:t xml:space="preserve"> </w:t>
      </w:r>
      <w:proofErr w:type="spellStart"/>
      <w:r w:rsidRPr="00E4451D">
        <w:rPr>
          <w:sz w:val="22"/>
          <w:szCs w:val="22"/>
        </w:rPr>
        <w:t>dipaparkan</w:t>
      </w:r>
      <w:proofErr w:type="spellEnd"/>
      <w:r w:rsidRPr="00E4451D">
        <w:rPr>
          <w:sz w:val="22"/>
          <w:szCs w:val="22"/>
        </w:rPr>
        <w:t xml:space="preserve"> </w:t>
      </w:r>
      <w:proofErr w:type="spellStart"/>
      <w:r w:rsidRPr="00E4451D">
        <w:rPr>
          <w:sz w:val="22"/>
          <w:szCs w:val="22"/>
        </w:rPr>
        <w:t>dalam</w:t>
      </w:r>
      <w:proofErr w:type="spellEnd"/>
      <w:r w:rsidRPr="00E4451D">
        <w:rPr>
          <w:sz w:val="22"/>
          <w:szCs w:val="22"/>
        </w:rPr>
        <w:t xml:space="preserve"> </w:t>
      </w:r>
      <w:proofErr w:type="spellStart"/>
      <w:r w:rsidRPr="00E4451D">
        <w:rPr>
          <w:sz w:val="22"/>
          <w:szCs w:val="22"/>
        </w:rPr>
        <w:t>referensi</w:t>
      </w:r>
      <w:proofErr w:type="spellEnd"/>
      <w:r w:rsidRPr="00E4451D">
        <w:rPr>
          <w:sz w:val="22"/>
          <w:szCs w:val="22"/>
        </w:rPr>
        <w:t xml:space="preserve"> [11], </w:t>
      </w:r>
      <w:proofErr w:type="spellStart"/>
      <w:r w:rsidRPr="00E4451D">
        <w:rPr>
          <w:sz w:val="22"/>
          <w:szCs w:val="22"/>
        </w:rPr>
        <w:t>menghadirkan</w:t>
      </w:r>
      <w:proofErr w:type="spellEnd"/>
      <w:r w:rsidRPr="00E4451D">
        <w:rPr>
          <w:sz w:val="22"/>
          <w:szCs w:val="22"/>
        </w:rPr>
        <w:t xml:space="preserve"> </w:t>
      </w:r>
      <w:proofErr w:type="spellStart"/>
      <w:r w:rsidRPr="00E4451D">
        <w:rPr>
          <w:sz w:val="22"/>
          <w:szCs w:val="22"/>
        </w:rPr>
        <w:t>suatu</w:t>
      </w:r>
      <w:proofErr w:type="spellEnd"/>
      <w:r w:rsidRPr="00E4451D">
        <w:rPr>
          <w:sz w:val="22"/>
          <w:szCs w:val="22"/>
        </w:rPr>
        <w:t xml:space="preserve"> </w:t>
      </w:r>
      <w:proofErr w:type="spellStart"/>
      <w:r w:rsidRPr="00E4451D">
        <w:rPr>
          <w:sz w:val="22"/>
          <w:szCs w:val="22"/>
        </w:rPr>
        <w:t>tinjauan</w:t>
      </w:r>
      <w:proofErr w:type="spellEnd"/>
      <w:r w:rsidRPr="00E4451D">
        <w:rPr>
          <w:sz w:val="22"/>
          <w:szCs w:val="22"/>
        </w:rPr>
        <w:t xml:space="preserve"> </w:t>
      </w:r>
      <w:proofErr w:type="spellStart"/>
      <w:r w:rsidRPr="00E4451D">
        <w:rPr>
          <w:sz w:val="22"/>
          <w:szCs w:val="22"/>
        </w:rPr>
        <w:t>literatur</w:t>
      </w:r>
      <w:proofErr w:type="spellEnd"/>
      <w:r w:rsidRPr="00E4451D">
        <w:rPr>
          <w:sz w:val="22"/>
          <w:szCs w:val="22"/>
        </w:rPr>
        <w:t xml:space="preserve"> </w:t>
      </w:r>
      <w:proofErr w:type="spellStart"/>
      <w:r w:rsidRPr="00E4451D">
        <w:rPr>
          <w:sz w:val="22"/>
          <w:szCs w:val="22"/>
        </w:rPr>
        <w:t>sistematis</w:t>
      </w:r>
      <w:proofErr w:type="spellEnd"/>
      <w:r w:rsidRPr="00E4451D">
        <w:rPr>
          <w:sz w:val="22"/>
          <w:szCs w:val="22"/>
        </w:rPr>
        <w:t xml:space="preserve"> yang </w:t>
      </w:r>
      <w:proofErr w:type="spellStart"/>
      <w:r w:rsidRPr="00E4451D">
        <w:rPr>
          <w:sz w:val="22"/>
          <w:szCs w:val="22"/>
        </w:rPr>
        <w:t>memfokuskan</w:t>
      </w:r>
      <w:proofErr w:type="spellEnd"/>
      <w:r w:rsidRPr="00E4451D">
        <w:rPr>
          <w:sz w:val="22"/>
          <w:szCs w:val="22"/>
        </w:rPr>
        <w:t xml:space="preserve"> pada </w:t>
      </w:r>
      <w:proofErr w:type="spellStart"/>
      <w:r w:rsidRPr="00E4451D">
        <w:rPr>
          <w:sz w:val="22"/>
          <w:szCs w:val="22"/>
        </w:rPr>
        <w:t>klasifikasi</w:t>
      </w:r>
      <w:proofErr w:type="spellEnd"/>
      <w:r w:rsidRPr="00E4451D">
        <w:rPr>
          <w:sz w:val="22"/>
          <w:szCs w:val="22"/>
        </w:rPr>
        <w:t xml:space="preserve"> </w:t>
      </w:r>
      <w:proofErr w:type="spellStart"/>
      <w:r w:rsidRPr="00E4451D">
        <w:rPr>
          <w:sz w:val="22"/>
          <w:szCs w:val="22"/>
        </w:rPr>
        <w:t>gambar</w:t>
      </w:r>
      <w:proofErr w:type="spellEnd"/>
      <w:r w:rsidRPr="00E4451D">
        <w:rPr>
          <w:sz w:val="22"/>
          <w:szCs w:val="22"/>
        </w:rPr>
        <w:t xml:space="preserve"> </w:t>
      </w:r>
      <w:proofErr w:type="spellStart"/>
      <w:r w:rsidRPr="00E4451D">
        <w:rPr>
          <w:sz w:val="22"/>
          <w:szCs w:val="22"/>
        </w:rPr>
        <w:t>buah-buahan</w:t>
      </w:r>
      <w:proofErr w:type="spellEnd"/>
      <w:r w:rsidRPr="00E4451D">
        <w:rPr>
          <w:sz w:val="22"/>
          <w:szCs w:val="22"/>
        </w:rPr>
        <w:t xml:space="preserve"> </w:t>
      </w:r>
      <w:proofErr w:type="spellStart"/>
      <w:r w:rsidRPr="00E4451D">
        <w:rPr>
          <w:sz w:val="22"/>
          <w:szCs w:val="22"/>
        </w:rPr>
        <w:t>dengan</w:t>
      </w:r>
      <w:proofErr w:type="spellEnd"/>
      <w:r w:rsidRPr="00E4451D">
        <w:rPr>
          <w:sz w:val="22"/>
          <w:szCs w:val="22"/>
        </w:rPr>
        <w:t xml:space="preserve"> </w:t>
      </w:r>
      <w:proofErr w:type="spellStart"/>
      <w:r w:rsidRPr="00E4451D">
        <w:rPr>
          <w:sz w:val="22"/>
          <w:szCs w:val="22"/>
        </w:rPr>
        <w:t>mengimplementasikan</w:t>
      </w:r>
      <w:proofErr w:type="spellEnd"/>
      <w:r w:rsidRPr="00E4451D">
        <w:rPr>
          <w:sz w:val="22"/>
          <w:szCs w:val="22"/>
        </w:rPr>
        <w:t xml:space="preserve"> </w:t>
      </w:r>
      <w:proofErr w:type="spellStart"/>
      <w:r w:rsidRPr="00E4451D">
        <w:rPr>
          <w:sz w:val="22"/>
          <w:szCs w:val="22"/>
        </w:rPr>
        <w:t>algoritma</w:t>
      </w:r>
      <w:proofErr w:type="spellEnd"/>
      <w:r w:rsidRPr="00E4451D">
        <w:rPr>
          <w:sz w:val="22"/>
          <w:szCs w:val="22"/>
        </w:rPr>
        <w:t xml:space="preserve"> deep learning di </w:t>
      </w:r>
      <w:proofErr w:type="spellStart"/>
      <w:r w:rsidRPr="00E4451D">
        <w:rPr>
          <w:sz w:val="22"/>
          <w:szCs w:val="22"/>
        </w:rPr>
        <w:t>ranah</w:t>
      </w:r>
      <w:proofErr w:type="spellEnd"/>
      <w:r w:rsidRPr="00E4451D">
        <w:rPr>
          <w:sz w:val="22"/>
          <w:szCs w:val="22"/>
        </w:rPr>
        <w:t xml:space="preserve"> </w:t>
      </w:r>
      <w:proofErr w:type="spellStart"/>
      <w:r w:rsidRPr="00E4451D">
        <w:rPr>
          <w:sz w:val="22"/>
          <w:szCs w:val="22"/>
        </w:rPr>
        <w:t>pertanian</w:t>
      </w:r>
      <w:proofErr w:type="spellEnd"/>
      <w:r w:rsidRPr="00E4451D">
        <w:rPr>
          <w:sz w:val="22"/>
          <w:szCs w:val="22"/>
        </w:rPr>
        <w:t xml:space="preserve">, </w:t>
      </w:r>
      <w:proofErr w:type="spellStart"/>
      <w:r w:rsidRPr="00E4451D">
        <w:rPr>
          <w:sz w:val="22"/>
          <w:szCs w:val="22"/>
        </w:rPr>
        <w:t>khususnya</w:t>
      </w:r>
      <w:proofErr w:type="spellEnd"/>
      <w:r w:rsidRPr="00E4451D">
        <w:rPr>
          <w:sz w:val="22"/>
          <w:szCs w:val="22"/>
        </w:rPr>
        <w:t xml:space="preserve"> pada </w:t>
      </w:r>
      <w:proofErr w:type="spellStart"/>
      <w:r w:rsidRPr="00E4451D">
        <w:rPr>
          <w:sz w:val="22"/>
          <w:szCs w:val="22"/>
        </w:rPr>
        <w:t>praktik</w:t>
      </w:r>
      <w:proofErr w:type="spellEnd"/>
      <w:r w:rsidRPr="00E4451D">
        <w:rPr>
          <w:sz w:val="22"/>
          <w:szCs w:val="22"/>
        </w:rPr>
        <w:t xml:space="preserve"> </w:t>
      </w:r>
      <w:proofErr w:type="spellStart"/>
      <w:r w:rsidRPr="00E4451D">
        <w:rPr>
          <w:sz w:val="22"/>
          <w:szCs w:val="22"/>
        </w:rPr>
        <w:t>budidaya</w:t>
      </w:r>
      <w:proofErr w:type="spellEnd"/>
      <w:r w:rsidRPr="00E4451D">
        <w:rPr>
          <w:sz w:val="22"/>
          <w:szCs w:val="22"/>
        </w:rPr>
        <w:t xml:space="preserve"> </w:t>
      </w:r>
      <w:proofErr w:type="spellStart"/>
      <w:r w:rsidRPr="00E4451D">
        <w:rPr>
          <w:sz w:val="22"/>
          <w:szCs w:val="22"/>
        </w:rPr>
        <w:t>buah-buahan</w:t>
      </w:r>
      <w:proofErr w:type="spellEnd"/>
      <w:r w:rsidRPr="00E4451D">
        <w:rPr>
          <w:sz w:val="22"/>
          <w:szCs w:val="22"/>
        </w:rPr>
        <w:t>.</w:t>
      </w:r>
    </w:p>
    <w:p w14:paraId="61AA8474" w14:textId="1BE23D84" w:rsidR="00814DF8" w:rsidRDefault="0050478C" w:rsidP="0050478C">
      <w:pPr>
        <w:pStyle w:val="Text"/>
        <w:spacing w:line="240" w:lineRule="auto"/>
      </w:pPr>
      <w:proofErr w:type="spellStart"/>
      <w:r w:rsidRPr="00E4451D">
        <w:rPr>
          <w:szCs w:val="22"/>
        </w:rPr>
        <w:t>Selanjutnya</w:t>
      </w:r>
      <w:proofErr w:type="spellEnd"/>
      <w:r w:rsidRPr="00E4451D">
        <w:rPr>
          <w:szCs w:val="22"/>
        </w:rPr>
        <w:t xml:space="preserve">, </w:t>
      </w:r>
      <w:proofErr w:type="spellStart"/>
      <w:r w:rsidRPr="00E4451D">
        <w:rPr>
          <w:szCs w:val="22"/>
        </w:rPr>
        <w:t>penelitian</w:t>
      </w:r>
      <w:proofErr w:type="spellEnd"/>
      <w:r w:rsidRPr="00E4451D">
        <w:rPr>
          <w:szCs w:val="22"/>
        </w:rPr>
        <w:t xml:space="preserve"> yang </w:t>
      </w:r>
      <w:proofErr w:type="spellStart"/>
      <w:r w:rsidRPr="00E4451D">
        <w:rPr>
          <w:szCs w:val="22"/>
        </w:rPr>
        <w:t>diusulkan</w:t>
      </w:r>
      <w:proofErr w:type="spellEnd"/>
      <w:r w:rsidRPr="00E4451D">
        <w:rPr>
          <w:szCs w:val="22"/>
        </w:rPr>
        <w:t xml:space="preserve"> oleh [3] </w:t>
      </w:r>
      <w:proofErr w:type="spellStart"/>
      <w:r w:rsidRPr="00E4451D">
        <w:rPr>
          <w:szCs w:val="22"/>
        </w:rPr>
        <w:t>bertujuan</w:t>
      </w:r>
      <w:proofErr w:type="spellEnd"/>
      <w:r w:rsidRPr="00E4451D">
        <w:rPr>
          <w:szCs w:val="22"/>
        </w:rPr>
        <w:t xml:space="preserve"> </w:t>
      </w:r>
      <w:proofErr w:type="spellStart"/>
      <w:r w:rsidRPr="00E4451D">
        <w:rPr>
          <w:szCs w:val="22"/>
        </w:rPr>
        <w:t>untuk</w:t>
      </w:r>
      <w:proofErr w:type="spellEnd"/>
      <w:r w:rsidRPr="00E4451D">
        <w:rPr>
          <w:szCs w:val="22"/>
        </w:rPr>
        <w:t xml:space="preserve"> </w:t>
      </w:r>
      <w:proofErr w:type="spellStart"/>
      <w:r w:rsidRPr="00E4451D">
        <w:rPr>
          <w:szCs w:val="22"/>
        </w:rPr>
        <w:t>meningkatkan</w:t>
      </w:r>
      <w:proofErr w:type="spellEnd"/>
      <w:r w:rsidRPr="00E4451D">
        <w:rPr>
          <w:szCs w:val="22"/>
        </w:rPr>
        <w:t xml:space="preserve"> </w:t>
      </w:r>
      <w:proofErr w:type="spellStart"/>
      <w:r w:rsidRPr="00E4451D">
        <w:rPr>
          <w:szCs w:val="22"/>
        </w:rPr>
        <w:t>algoritma</w:t>
      </w:r>
      <w:proofErr w:type="spellEnd"/>
      <w:r w:rsidRPr="00E4451D">
        <w:rPr>
          <w:szCs w:val="22"/>
        </w:rPr>
        <w:t xml:space="preserve"> watershed </w:t>
      </w:r>
      <w:proofErr w:type="spellStart"/>
      <w:r w:rsidRPr="00E4451D">
        <w:rPr>
          <w:szCs w:val="22"/>
        </w:rPr>
        <w:t>dalam</w:t>
      </w:r>
      <w:proofErr w:type="spellEnd"/>
      <w:r w:rsidRPr="00E4451D">
        <w:rPr>
          <w:szCs w:val="22"/>
        </w:rPr>
        <w:t xml:space="preserve"> </w:t>
      </w:r>
      <w:proofErr w:type="spellStart"/>
      <w:r w:rsidRPr="00E4451D">
        <w:rPr>
          <w:szCs w:val="22"/>
        </w:rPr>
        <w:t>konteks</w:t>
      </w:r>
      <w:proofErr w:type="spellEnd"/>
      <w:r w:rsidRPr="00E4451D">
        <w:rPr>
          <w:szCs w:val="22"/>
        </w:rPr>
        <w:t xml:space="preserve"> </w:t>
      </w:r>
      <w:proofErr w:type="spellStart"/>
      <w:r w:rsidRPr="00E4451D">
        <w:rPr>
          <w:szCs w:val="22"/>
        </w:rPr>
        <w:t>segmentasi</w:t>
      </w:r>
      <w:proofErr w:type="spellEnd"/>
      <w:r w:rsidRPr="00E4451D">
        <w:rPr>
          <w:szCs w:val="22"/>
        </w:rPr>
        <w:t xml:space="preserve"> </w:t>
      </w:r>
      <w:proofErr w:type="spellStart"/>
      <w:r w:rsidRPr="00E4451D">
        <w:rPr>
          <w:szCs w:val="22"/>
        </w:rPr>
        <w:t>gambar</w:t>
      </w:r>
      <w:proofErr w:type="spellEnd"/>
      <w:r w:rsidRPr="00E4451D">
        <w:rPr>
          <w:szCs w:val="22"/>
        </w:rPr>
        <w:t xml:space="preserve"> CT </w:t>
      </w:r>
      <w:proofErr w:type="spellStart"/>
      <w:r w:rsidRPr="00E4451D">
        <w:rPr>
          <w:szCs w:val="22"/>
        </w:rPr>
        <w:t>tulang</w:t>
      </w:r>
      <w:proofErr w:type="spellEnd"/>
      <w:r w:rsidRPr="00E4451D">
        <w:rPr>
          <w:szCs w:val="22"/>
        </w:rPr>
        <w:t xml:space="preserve"> </w:t>
      </w:r>
      <w:proofErr w:type="spellStart"/>
      <w:r w:rsidRPr="00E4451D">
        <w:rPr>
          <w:szCs w:val="22"/>
        </w:rPr>
        <w:t>belakang</w:t>
      </w:r>
      <w:proofErr w:type="spellEnd"/>
      <w:r w:rsidRPr="00E4451D">
        <w:rPr>
          <w:szCs w:val="22"/>
        </w:rPr>
        <w:t xml:space="preserve">. </w:t>
      </w:r>
      <w:proofErr w:type="spellStart"/>
      <w:r w:rsidRPr="00E4451D">
        <w:rPr>
          <w:szCs w:val="22"/>
        </w:rPr>
        <w:t>Tujuan</w:t>
      </w:r>
      <w:proofErr w:type="spellEnd"/>
      <w:r w:rsidRPr="00E4451D">
        <w:rPr>
          <w:szCs w:val="22"/>
        </w:rPr>
        <w:t xml:space="preserve"> </w:t>
      </w:r>
      <w:proofErr w:type="spellStart"/>
      <w:r w:rsidRPr="00E4451D">
        <w:rPr>
          <w:szCs w:val="22"/>
        </w:rPr>
        <w:t>dari</w:t>
      </w:r>
      <w:proofErr w:type="spellEnd"/>
      <w:r w:rsidRPr="00E4451D">
        <w:rPr>
          <w:szCs w:val="22"/>
        </w:rPr>
        <w:t xml:space="preserve"> </w:t>
      </w:r>
      <w:proofErr w:type="spellStart"/>
      <w:r w:rsidRPr="00E4451D">
        <w:rPr>
          <w:szCs w:val="22"/>
        </w:rPr>
        <w:t>penelitian</w:t>
      </w:r>
      <w:proofErr w:type="spellEnd"/>
      <w:r w:rsidRPr="00E4451D">
        <w:rPr>
          <w:szCs w:val="22"/>
        </w:rPr>
        <w:t xml:space="preserve"> </w:t>
      </w:r>
      <w:proofErr w:type="spellStart"/>
      <w:r w:rsidRPr="00E4451D">
        <w:rPr>
          <w:szCs w:val="22"/>
        </w:rPr>
        <w:t>ini</w:t>
      </w:r>
      <w:proofErr w:type="spellEnd"/>
      <w:r w:rsidRPr="00E4451D">
        <w:rPr>
          <w:szCs w:val="22"/>
        </w:rPr>
        <w:t xml:space="preserve"> </w:t>
      </w:r>
      <w:proofErr w:type="spellStart"/>
      <w:r w:rsidRPr="00E4451D">
        <w:rPr>
          <w:szCs w:val="22"/>
        </w:rPr>
        <w:t>adalah</w:t>
      </w:r>
      <w:proofErr w:type="spellEnd"/>
      <w:r w:rsidRPr="00E4451D">
        <w:rPr>
          <w:szCs w:val="22"/>
        </w:rPr>
        <w:t xml:space="preserve"> </w:t>
      </w:r>
      <w:proofErr w:type="spellStart"/>
      <w:r w:rsidRPr="00E4451D">
        <w:rPr>
          <w:szCs w:val="22"/>
        </w:rPr>
        <w:t>mengurangi</w:t>
      </w:r>
      <w:proofErr w:type="spellEnd"/>
      <w:r w:rsidRPr="00E4451D">
        <w:rPr>
          <w:szCs w:val="22"/>
        </w:rPr>
        <w:t xml:space="preserve"> </w:t>
      </w:r>
      <w:proofErr w:type="spellStart"/>
      <w:r w:rsidRPr="00E4451D">
        <w:rPr>
          <w:szCs w:val="22"/>
        </w:rPr>
        <w:t>segmentasi</w:t>
      </w:r>
      <w:proofErr w:type="spellEnd"/>
      <w:r w:rsidRPr="00E4451D">
        <w:rPr>
          <w:szCs w:val="22"/>
        </w:rPr>
        <w:t xml:space="preserve"> </w:t>
      </w:r>
      <w:proofErr w:type="spellStart"/>
      <w:r w:rsidRPr="00E4451D">
        <w:rPr>
          <w:szCs w:val="22"/>
        </w:rPr>
        <w:t>berlebihan</w:t>
      </w:r>
      <w:proofErr w:type="spellEnd"/>
      <w:r w:rsidRPr="00E4451D">
        <w:rPr>
          <w:szCs w:val="22"/>
        </w:rPr>
        <w:t xml:space="preserve"> dan </w:t>
      </w:r>
      <w:proofErr w:type="spellStart"/>
      <w:r w:rsidRPr="00E4451D">
        <w:rPr>
          <w:szCs w:val="22"/>
        </w:rPr>
        <w:t>meningkatkan</w:t>
      </w:r>
      <w:proofErr w:type="spellEnd"/>
      <w:r w:rsidRPr="00E4451D">
        <w:rPr>
          <w:szCs w:val="22"/>
        </w:rPr>
        <w:t xml:space="preserve"> </w:t>
      </w:r>
      <w:proofErr w:type="spellStart"/>
      <w:r w:rsidRPr="00E4451D">
        <w:rPr>
          <w:szCs w:val="22"/>
        </w:rPr>
        <w:t>kontras</w:t>
      </w:r>
      <w:proofErr w:type="spellEnd"/>
      <w:r w:rsidRPr="00E4451D">
        <w:rPr>
          <w:szCs w:val="22"/>
        </w:rPr>
        <w:t xml:space="preserve"> </w:t>
      </w:r>
      <w:proofErr w:type="spellStart"/>
      <w:r w:rsidRPr="00E4451D">
        <w:rPr>
          <w:szCs w:val="22"/>
        </w:rPr>
        <w:t>antara</w:t>
      </w:r>
      <w:proofErr w:type="spellEnd"/>
      <w:r w:rsidRPr="00E4451D">
        <w:rPr>
          <w:szCs w:val="22"/>
        </w:rPr>
        <w:t xml:space="preserve"> </w:t>
      </w:r>
      <w:proofErr w:type="spellStart"/>
      <w:r w:rsidRPr="00E4451D">
        <w:rPr>
          <w:szCs w:val="22"/>
        </w:rPr>
        <w:t>latar</w:t>
      </w:r>
      <w:proofErr w:type="spellEnd"/>
      <w:r w:rsidRPr="00E4451D">
        <w:rPr>
          <w:szCs w:val="22"/>
        </w:rPr>
        <w:t xml:space="preserve"> </w:t>
      </w:r>
      <w:proofErr w:type="spellStart"/>
      <w:r w:rsidRPr="00E4451D">
        <w:rPr>
          <w:szCs w:val="22"/>
        </w:rPr>
        <w:t>depan</w:t>
      </w:r>
      <w:proofErr w:type="spellEnd"/>
      <w:r w:rsidRPr="00E4451D">
        <w:rPr>
          <w:szCs w:val="22"/>
        </w:rPr>
        <w:t xml:space="preserve"> dan </w:t>
      </w:r>
      <w:proofErr w:type="spellStart"/>
      <w:r w:rsidRPr="00E4451D">
        <w:rPr>
          <w:szCs w:val="22"/>
        </w:rPr>
        <w:t>latar</w:t>
      </w:r>
      <w:proofErr w:type="spellEnd"/>
      <w:r w:rsidRPr="00E4451D">
        <w:rPr>
          <w:szCs w:val="22"/>
        </w:rPr>
        <w:t xml:space="preserve"> </w:t>
      </w:r>
      <w:proofErr w:type="spellStart"/>
      <w:r w:rsidRPr="00E4451D">
        <w:rPr>
          <w:szCs w:val="22"/>
        </w:rPr>
        <w:t>belakang</w:t>
      </w:r>
      <w:proofErr w:type="spellEnd"/>
      <w:r w:rsidRPr="00E4451D">
        <w:rPr>
          <w:szCs w:val="22"/>
        </w:rPr>
        <w:t xml:space="preserve"> pada </w:t>
      </w:r>
      <w:proofErr w:type="spellStart"/>
      <w:r w:rsidRPr="00E4451D">
        <w:rPr>
          <w:szCs w:val="22"/>
        </w:rPr>
        <w:t>citra</w:t>
      </w:r>
      <w:proofErr w:type="spellEnd"/>
      <w:r w:rsidRPr="00E4451D">
        <w:rPr>
          <w:szCs w:val="22"/>
        </w:rPr>
        <w:t xml:space="preserve">. Hasil </w:t>
      </w:r>
      <w:proofErr w:type="spellStart"/>
      <w:r w:rsidRPr="00E4451D">
        <w:rPr>
          <w:szCs w:val="22"/>
        </w:rPr>
        <w:t>dari</w:t>
      </w:r>
      <w:proofErr w:type="spellEnd"/>
      <w:r w:rsidRPr="00E4451D">
        <w:rPr>
          <w:szCs w:val="22"/>
        </w:rPr>
        <w:t xml:space="preserve"> [16] </w:t>
      </w:r>
      <w:proofErr w:type="spellStart"/>
      <w:r w:rsidRPr="00E4451D">
        <w:rPr>
          <w:szCs w:val="22"/>
        </w:rPr>
        <w:t>mempersembahkan</w:t>
      </w:r>
      <w:proofErr w:type="spellEnd"/>
      <w:r w:rsidRPr="00E4451D">
        <w:rPr>
          <w:szCs w:val="22"/>
        </w:rPr>
        <w:t xml:space="preserve"> </w:t>
      </w:r>
      <w:proofErr w:type="spellStart"/>
      <w:r w:rsidRPr="00E4451D">
        <w:rPr>
          <w:szCs w:val="22"/>
        </w:rPr>
        <w:t>metode</w:t>
      </w:r>
      <w:proofErr w:type="spellEnd"/>
      <w:r w:rsidRPr="00E4451D">
        <w:rPr>
          <w:szCs w:val="22"/>
        </w:rPr>
        <w:t xml:space="preserve"> </w:t>
      </w:r>
      <w:proofErr w:type="spellStart"/>
      <w:r w:rsidRPr="00E4451D">
        <w:rPr>
          <w:szCs w:val="22"/>
        </w:rPr>
        <w:t>segmentasi</w:t>
      </w:r>
      <w:proofErr w:type="spellEnd"/>
      <w:r w:rsidRPr="00E4451D">
        <w:rPr>
          <w:szCs w:val="22"/>
        </w:rPr>
        <w:t xml:space="preserve"> </w:t>
      </w:r>
      <w:proofErr w:type="spellStart"/>
      <w:r w:rsidRPr="00E4451D">
        <w:rPr>
          <w:szCs w:val="22"/>
        </w:rPr>
        <w:t>citra</w:t>
      </w:r>
      <w:proofErr w:type="spellEnd"/>
      <w:r w:rsidRPr="00E4451D">
        <w:rPr>
          <w:szCs w:val="22"/>
        </w:rPr>
        <w:t xml:space="preserve"> watershed yang </w:t>
      </w:r>
      <w:proofErr w:type="spellStart"/>
      <w:r w:rsidRPr="00E4451D">
        <w:rPr>
          <w:szCs w:val="22"/>
        </w:rPr>
        <w:t>lebih</w:t>
      </w:r>
      <w:proofErr w:type="spellEnd"/>
      <w:r w:rsidRPr="00E4451D">
        <w:rPr>
          <w:szCs w:val="22"/>
        </w:rPr>
        <w:t xml:space="preserve"> </w:t>
      </w:r>
      <w:proofErr w:type="spellStart"/>
      <w:r w:rsidRPr="00E4451D">
        <w:rPr>
          <w:szCs w:val="22"/>
        </w:rPr>
        <w:t>unggul</w:t>
      </w:r>
      <w:proofErr w:type="spellEnd"/>
      <w:r w:rsidRPr="00E4451D">
        <w:rPr>
          <w:szCs w:val="22"/>
        </w:rPr>
        <w:t xml:space="preserve">, </w:t>
      </w:r>
      <w:proofErr w:type="spellStart"/>
      <w:r w:rsidRPr="00E4451D">
        <w:rPr>
          <w:szCs w:val="22"/>
        </w:rPr>
        <w:t>berhasil</w:t>
      </w:r>
      <w:proofErr w:type="spellEnd"/>
      <w:r w:rsidRPr="00E4451D">
        <w:rPr>
          <w:szCs w:val="22"/>
        </w:rPr>
        <w:t xml:space="preserve"> </w:t>
      </w:r>
      <w:proofErr w:type="spellStart"/>
      <w:r w:rsidRPr="00E4451D">
        <w:rPr>
          <w:szCs w:val="22"/>
        </w:rPr>
        <w:t>mengatasi</w:t>
      </w:r>
      <w:proofErr w:type="spellEnd"/>
      <w:r w:rsidRPr="00E4451D">
        <w:rPr>
          <w:szCs w:val="22"/>
        </w:rPr>
        <w:t xml:space="preserve"> </w:t>
      </w:r>
      <w:proofErr w:type="spellStart"/>
      <w:r w:rsidRPr="00E4451D">
        <w:rPr>
          <w:szCs w:val="22"/>
        </w:rPr>
        <w:t>kelemahan</w:t>
      </w:r>
      <w:proofErr w:type="spellEnd"/>
      <w:r w:rsidRPr="00E4451D">
        <w:rPr>
          <w:szCs w:val="22"/>
        </w:rPr>
        <w:t xml:space="preserve"> yang </w:t>
      </w:r>
      <w:proofErr w:type="spellStart"/>
      <w:r w:rsidRPr="00E4451D">
        <w:rPr>
          <w:szCs w:val="22"/>
        </w:rPr>
        <w:t>terdapat</w:t>
      </w:r>
      <w:proofErr w:type="spellEnd"/>
      <w:r w:rsidRPr="00E4451D">
        <w:rPr>
          <w:szCs w:val="22"/>
        </w:rPr>
        <w:t xml:space="preserve"> pada </w:t>
      </w:r>
      <w:proofErr w:type="spellStart"/>
      <w:r w:rsidRPr="00E4451D">
        <w:rPr>
          <w:szCs w:val="22"/>
        </w:rPr>
        <w:t>segmentasi</w:t>
      </w:r>
      <w:proofErr w:type="spellEnd"/>
      <w:r w:rsidRPr="00E4451D">
        <w:rPr>
          <w:szCs w:val="22"/>
        </w:rPr>
        <w:t xml:space="preserve"> watershed </w:t>
      </w:r>
      <w:proofErr w:type="spellStart"/>
      <w:r w:rsidRPr="00E4451D">
        <w:rPr>
          <w:szCs w:val="22"/>
        </w:rPr>
        <w:t>tradisional</w:t>
      </w:r>
      <w:proofErr w:type="spellEnd"/>
      <w:r w:rsidRPr="00E4451D">
        <w:rPr>
          <w:szCs w:val="22"/>
        </w:rPr>
        <w:t xml:space="preserve">, </w:t>
      </w:r>
      <w:proofErr w:type="spellStart"/>
      <w:r w:rsidRPr="00E4451D">
        <w:rPr>
          <w:szCs w:val="22"/>
        </w:rPr>
        <w:t>seperti</w:t>
      </w:r>
      <w:proofErr w:type="spellEnd"/>
      <w:r w:rsidRPr="00E4451D">
        <w:rPr>
          <w:szCs w:val="22"/>
        </w:rPr>
        <w:t xml:space="preserve"> </w:t>
      </w:r>
      <w:proofErr w:type="spellStart"/>
      <w:r w:rsidRPr="00E4451D">
        <w:rPr>
          <w:szCs w:val="22"/>
        </w:rPr>
        <w:t>sensitivitas</w:t>
      </w:r>
      <w:proofErr w:type="spellEnd"/>
      <w:r w:rsidRPr="00E4451D">
        <w:rPr>
          <w:szCs w:val="22"/>
        </w:rPr>
        <w:t xml:space="preserve"> </w:t>
      </w:r>
      <w:proofErr w:type="spellStart"/>
      <w:r w:rsidRPr="00E4451D">
        <w:rPr>
          <w:szCs w:val="22"/>
        </w:rPr>
        <w:t>terhadap</w:t>
      </w:r>
      <w:proofErr w:type="spellEnd"/>
      <w:r w:rsidRPr="00E4451D">
        <w:rPr>
          <w:szCs w:val="22"/>
        </w:rPr>
        <w:t xml:space="preserve"> noise dan </w:t>
      </w:r>
      <w:proofErr w:type="spellStart"/>
      <w:r w:rsidRPr="00E4451D">
        <w:rPr>
          <w:szCs w:val="22"/>
        </w:rPr>
        <w:t>masalah</w:t>
      </w:r>
      <w:proofErr w:type="spellEnd"/>
      <w:r w:rsidRPr="00E4451D">
        <w:rPr>
          <w:szCs w:val="22"/>
        </w:rPr>
        <w:t xml:space="preserve"> </w:t>
      </w:r>
      <w:proofErr w:type="spellStart"/>
      <w:r w:rsidRPr="00E4451D">
        <w:rPr>
          <w:szCs w:val="22"/>
        </w:rPr>
        <w:t>segmentasi</w:t>
      </w:r>
      <w:proofErr w:type="spellEnd"/>
      <w:r w:rsidRPr="00E4451D">
        <w:rPr>
          <w:szCs w:val="22"/>
        </w:rPr>
        <w:t xml:space="preserve"> </w:t>
      </w:r>
      <w:proofErr w:type="spellStart"/>
      <w:r w:rsidRPr="00E4451D">
        <w:rPr>
          <w:szCs w:val="22"/>
        </w:rPr>
        <w:t>berlebihan</w:t>
      </w:r>
      <w:proofErr w:type="spellEnd"/>
      <w:r w:rsidRPr="00E4451D">
        <w:rPr>
          <w:szCs w:val="22"/>
        </w:rPr>
        <w:t xml:space="preserve">. </w:t>
      </w:r>
      <w:proofErr w:type="spellStart"/>
      <w:r w:rsidRPr="00E4451D">
        <w:rPr>
          <w:szCs w:val="22"/>
        </w:rPr>
        <w:t>Usulan</w:t>
      </w:r>
      <w:proofErr w:type="spellEnd"/>
      <w:r w:rsidRPr="00E4451D">
        <w:rPr>
          <w:szCs w:val="22"/>
        </w:rPr>
        <w:t xml:space="preserve"> </w:t>
      </w:r>
      <w:proofErr w:type="spellStart"/>
      <w:r w:rsidRPr="00E4451D">
        <w:rPr>
          <w:szCs w:val="22"/>
        </w:rPr>
        <w:t>perbaikan</w:t>
      </w:r>
      <w:proofErr w:type="spellEnd"/>
      <w:r w:rsidRPr="00E4451D">
        <w:rPr>
          <w:szCs w:val="22"/>
        </w:rPr>
        <w:t xml:space="preserve"> pada </w:t>
      </w:r>
      <w:proofErr w:type="spellStart"/>
      <w:r w:rsidRPr="00E4451D">
        <w:rPr>
          <w:szCs w:val="22"/>
        </w:rPr>
        <w:t>algoritma</w:t>
      </w:r>
      <w:proofErr w:type="spellEnd"/>
      <w:r w:rsidRPr="00E4451D">
        <w:rPr>
          <w:szCs w:val="22"/>
        </w:rPr>
        <w:t xml:space="preserve"> watershed, yang </w:t>
      </w:r>
      <w:proofErr w:type="spellStart"/>
      <w:r w:rsidRPr="00E4451D">
        <w:rPr>
          <w:szCs w:val="22"/>
        </w:rPr>
        <w:t>bersandar</w:t>
      </w:r>
      <w:proofErr w:type="spellEnd"/>
      <w:r w:rsidRPr="00E4451D">
        <w:rPr>
          <w:szCs w:val="22"/>
        </w:rPr>
        <w:t xml:space="preserve"> pada </w:t>
      </w:r>
      <w:proofErr w:type="spellStart"/>
      <w:r w:rsidRPr="00E4451D">
        <w:rPr>
          <w:szCs w:val="22"/>
        </w:rPr>
        <w:t>rekonstruksi</w:t>
      </w:r>
      <w:proofErr w:type="spellEnd"/>
      <w:r w:rsidRPr="00E4451D">
        <w:rPr>
          <w:szCs w:val="22"/>
        </w:rPr>
        <w:t xml:space="preserve"> </w:t>
      </w:r>
      <w:proofErr w:type="spellStart"/>
      <w:r w:rsidRPr="00E4451D">
        <w:rPr>
          <w:szCs w:val="22"/>
        </w:rPr>
        <w:t>peta</w:t>
      </w:r>
      <w:proofErr w:type="spellEnd"/>
      <w:r w:rsidRPr="00E4451D">
        <w:rPr>
          <w:szCs w:val="22"/>
        </w:rPr>
        <w:t xml:space="preserve"> </w:t>
      </w:r>
      <w:proofErr w:type="spellStart"/>
      <w:r w:rsidRPr="00E4451D">
        <w:rPr>
          <w:szCs w:val="22"/>
        </w:rPr>
        <w:t>jarak</w:t>
      </w:r>
      <w:proofErr w:type="spellEnd"/>
      <w:r w:rsidRPr="00E4451D">
        <w:rPr>
          <w:szCs w:val="22"/>
        </w:rPr>
        <w:t xml:space="preserve">, </w:t>
      </w:r>
      <w:proofErr w:type="spellStart"/>
      <w:r w:rsidRPr="00E4451D">
        <w:rPr>
          <w:szCs w:val="22"/>
        </w:rPr>
        <w:t>diimplementasikan</w:t>
      </w:r>
      <w:proofErr w:type="spellEnd"/>
      <w:r w:rsidRPr="00E4451D">
        <w:rPr>
          <w:szCs w:val="22"/>
        </w:rPr>
        <w:t xml:space="preserve"> </w:t>
      </w:r>
      <w:proofErr w:type="spellStart"/>
      <w:r w:rsidRPr="00E4451D">
        <w:rPr>
          <w:szCs w:val="22"/>
        </w:rPr>
        <w:t>guna</w:t>
      </w:r>
      <w:proofErr w:type="spellEnd"/>
      <w:r w:rsidRPr="00E4451D">
        <w:rPr>
          <w:szCs w:val="22"/>
        </w:rPr>
        <w:t xml:space="preserve"> </w:t>
      </w:r>
      <w:proofErr w:type="spellStart"/>
      <w:r w:rsidRPr="00E4451D">
        <w:rPr>
          <w:szCs w:val="22"/>
        </w:rPr>
        <w:t>mengatasi</w:t>
      </w:r>
      <w:proofErr w:type="spellEnd"/>
      <w:r w:rsidRPr="00E4451D">
        <w:rPr>
          <w:szCs w:val="22"/>
        </w:rPr>
        <w:t xml:space="preserve"> </w:t>
      </w:r>
      <w:proofErr w:type="spellStart"/>
      <w:r w:rsidRPr="00E4451D">
        <w:rPr>
          <w:szCs w:val="22"/>
        </w:rPr>
        <w:t>tantangan</w:t>
      </w:r>
      <w:proofErr w:type="spellEnd"/>
      <w:r w:rsidRPr="00E4451D">
        <w:rPr>
          <w:szCs w:val="22"/>
        </w:rPr>
        <w:t xml:space="preserve"> </w:t>
      </w:r>
      <w:proofErr w:type="spellStart"/>
      <w:r w:rsidRPr="00E4451D">
        <w:rPr>
          <w:szCs w:val="22"/>
        </w:rPr>
        <w:t>oversegmentasi</w:t>
      </w:r>
      <w:proofErr w:type="spellEnd"/>
      <w:r w:rsidRPr="00E4451D">
        <w:rPr>
          <w:szCs w:val="22"/>
        </w:rPr>
        <w:t xml:space="preserve"> dan </w:t>
      </w:r>
      <w:proofErr w:type="spellStart"/>
      <w:r w:rsidRPr="00E4451D">
        <w:rPr>
          <w:szCs w:val="22"/>
        </w:rPr>
        <w:t>undersegmentasi</w:t>
      </w:r>
      <w:proofErr w:type="spellEnd"/>
      <w:r w:rsidRPr="00E4451D">
        <w:rPr>
          <w:szCs w:val="22"/>
        </w:rPr>
        <w:t xml:space="preserve"> yang </w:t>
      </w:r>
      <w:proofErr w:type="spellStart"/>
      <w:r w:rsidRPr="00E4451D">
        <w:rPr>
          <w:szCs w:val="22"/>
        </w:rPr>
        <w:t>sering</w:t>
      </w:r>
      <w:proofErr w:type="spellEnd"/>
      <w:r w:rsidRPr="00E4451D">
        <w:rPr>
          <w:szCs w:val="22"/>
        </w:rPr>
        <w:t xml:space="preserve"> </w:t>
      </w:r>
      <w:proofErr w:type="spellStart"/>
      <w:r w:rsidRPr="00E4451D">
        <w:rPr>
          <w:szCs w:val="22"/>
        </w:rPr>
        <w:t>dihadapi</w:t>
      </w:r>
      <w:proofErr w:type="spellEnd"/>
      <w:r w:rsidRPr="00E4451D">
        <w:rPr>
          <w:szCs w:val="22"/>
        </w:rPr>
        <w:t xml:space="preserve"> oleh </w:t>
      </w:r>
      <w:proofErr w:type="spellStart"/>
      <w:r w:rsidRPr="00E4451D">
        <w:rPr>
          <w:szCs w:val="22"/>
        </w:rPr>
        <w:t>algoritma</w:t>
      </w:r>
      <w:proofErr w:type="spellEnd"/>
      <w:r w:rsidRPr="00E4451D">
        <w:rPr>
          <w:szCs w:val="22"/>
        </w:rPr>
        <w:t xml:space="preserve"> watershed </w:t>
      </w:r>
      <w:proofErr w:type="spellStart"/>
      <w:r w:rsidRPr="00E4451D">
        <w:rPr>
          <w:szCs w:val="22"/>
        </w:rPr>
        <w:t>konvensional</w:t>
      </w:r>
      <w:proofErr w:type="spellEnd"/>
      <w:r w:rsidRPr="00E4451D">
        <w:rPr>
          <w:szCs w:val="22"/>
        </w:rPr>
        <w:t xml:space="preserve"> [10].</w:t>
      </w:r>
    </w:p>
    <w:p w14:paraId="2366501B" w14:textId="68B5281C" w:rsidR="00E97B99" w:rsidRDefault="0050478C" w:rsidP="008D438D">
      <w:pPr>
        <w:pStyle w:val="Heading1"/>
      </w:pPr>
      <w:proofErr w:type="spellStart"/>
      <w:r>
        <w:t>metodologi</w:t>
      </w:r>
      <w:proofErr w:type="spellEnd"/>
      <w:r>
        <w:t xml:space="preserve"> </w:t>
      </w:r>
      <w:proofErr w:type="spellStart"/>
      <w:r>
        <w:t>penelitian</w:t>
      </w:r>
      <w:proofErr w:type="spellEnd"/>
    </w:p>
    <w:p w14:paraId="538895EF" w14:textId="0B83F6B6" w:rsidR="0050478C" w:rsidRPr="0050478C" w:rsidRDefault="0050478C" w:rsidP="0050478C">
      <w:pPr>
        <w:pStyle w:val="Heading2"/>
        <w:rPr>
          <w:b/>
        </w:rPr>
      </w:pPr>
      <w:r w:rsidRPr="15F28F60">
        <w:rPr>
          <w:b/>
        </w:rPr>
        <w:t>Dataset</w:t>
      </w:r>
    </w:p>
    <w:p w14:paraId="2AA9A2A5" w14:textId="77777777" w:rsidR="0050478C" w:rsidRPr="00E4451D" w:rsidRDefault="0050478C" w:rsidP="0050478C">
      <w:pPr>
        <w:ind w:firstLine="720"/>
        <w:jc w:val="both"/>
        <w:rPr>
          <w:sz w:val="22"/>
          <w:szCs w:val="22"/>
        </w:rPr>
      </w:pPr>
      <w:r w:rsidRPr="00E4451D">
        <w:rPr>
          <w:sz w:val="22"/>
          <w:szCs w:val="22"/>
        </w:rPr>
        <w:t xml:space="preserve">Dataset yang </w:t>
      </w:r>
      <w:proofErr w:type="spellStart"/>
      <w:r w:rsidRPr="00E4451D">
        <w:rPr>
          <w:sz w:val="22"/>
          <w:szCs w:val="22"/>
        </w:rPr>
        <w:t>digunakan</w:t>
      </w:r>
      <w:proofErr w:type="spellEnd"/>
      <w:r w:rsidRPr="00E4451D">
        <w:rPr>
          <w:sz w:val="22"/>
          <w:szCs w:val="22"/>
        </w:rPr>
        <w:t xml:space="preserve"> </w:t>
      </w:r>
      <w:proofErr w:type="spellStart"/>
      <w:r w:rsidRPr="00E4451D">
        <w:rPr>
          <w:sz w:val="22"/>
          <w:szCs w:val="22"/>
        </w:rPr>
        <w:t>dalam</w:t>
      </w:r>
      <w:proofErr w:type="spellEnd"/>
      <w:r w:rsidRPr="00E4451D">
        <w:rPr>
          <w:sz w:val="22"/>
          <w:szCs w:val="22"/>
        </w:rPr>
        <w:t xml:space="preserve"> </w:t>
      </w:r>
      <w:proofErr w:type="spellStart"/>
      <w:r w:rsidRPr="00E4451D">
        <w:rPr>
          <w:sz w:val="22"/>
          <w:szCs w:val="22"/>
        </w:rPr>
        <w:t>penelitian</w:t>
      </w:r>
      <w:proofErr w:type="spellEnd"/>
      <w:r w:rsidRPr="00E4451D">
        <w:rPr>
          <w:sz w:val="22"/>
          <w:szCs w:val="22"/>
        </w:rPr>
        <w:t xml:space="preserve"> </w:t>
      </w:r>
      <w:proofErr w:type="spellStart"/>
      <w:r w:rsidRPr="00E4451D">
        <w:rPr>
          <w:sz w:val="22"/>
          <w:szCs w:val="22"/>
        </w:rPr>
        <w:t>ini</w:t>
      </w:r>
      <w:proofErr w:type="spellEnd"/>
      <w:r w:rsidRPr="00E4451D">
        <w:rPr>
          <w:sz w:val="22"/>
          <w:szCs w:val="22"/>
        </w:rPr>
        <w:t xml:space="preserve"> </w:t>
      </w:r>
      <w:proofErr w:type="spellStart"/>
      <w:r w:rsidRPr="00E4451D">
        <w:rPr>
          <w:sz w:val="22"/>
          <w:szCs w:val="22"/>
        </w:rPr>
        <w:t>adalah</w:t>
      </w:r>
      <w:proofErr w:type="spellEnd"/>
      <w:r w:rsidRPr="00E4451D">
        <w:rPr>
          <w:sz w:val="22"/>
          <w:szCs w:val="22"/>
        </w:rPr>
        <w:t xml:space="preserve"> dataset yang </w:t>
      </w:r>
      <w:proofErr w:type="spellStart"/>
      <w:r w:rsidRPr="00E4451D">
        <w:rPr>
          <w:sz w:val="22"/>
          <w:szCs w:val="22"/>
        </w:rPr>
        <w:t>diambil</w:t>
      </w:r>
      <w:proofErr w:type="spellEnd"/>
      <w:r w:rsidRPr="00E4451D">
        <w:rPr>
          <w:sz w:val="22"/>
          <w:szCs w:val="22"/>
        </w:rPr>
        <w:t xml:space="preserve"> </w:t>
      </w:r>
      <w:proofErr w:type="spellStart"/>
      <w:r w:rsidRPr="00E4451D">
        <w:rPr>
          <w:sz w:val="22"/>
          <w:szCs w:val="22"/>
        </w:rPr>
        <w:t>dari</w:t>
      </w:r>
      <w:proofErr w:type="spellEnd"/>
      <w:r w:rsidRPr="00E4451D">
        <w:rPr>
          <w:sz w:val="22"/>
          <w:szCs w:val="22"/>
        </w:rPr>
        <w:t xml:space="preserve"> </w:t>
      </w:r>
      <w:proofErr w:type="spellStart"/>
      <w:r w:rsidRPr="00E4451D">
        <w:rPr>
          <w:sz w:val="22"/>
          <w:szCs w:val="22"/>
        </w:rPr>
        <w:t>penelitian</w:t>
      </w:r>
      <w:proofErr w:type="spellEnd"/>
      <w:r w:rsidRPr="00E4451D">
        <w:rPr>
          <w:sz w:val="22"/>
          <w:szCs w:val="22"/>
        </w:rPr>
        <w:t xml:space="preserve"> </w:t>
      </w:r>
      <w:proofErr w:type="spellStart"/>
      <w:r w:rsidRPr="00E4451D">
        <w:rPr>
          <w:sz w:val="22"/>
          <w:szCs w:val="22"/>
        </w:rPr>
        <w:t>klasifikasi</w:t>
      </w:r>
      <w:proofErr w:type="spellEnd"/>
      <w:r w:rsidRPr="00E4451D">
        <w:rPr>
          <w:sz w:val="22"/>
          <w:szCs w:val="22"/>
        </w:rPr>
        <w:t xml:space="preserve"> </w:t>
      </w:r>
      <w:proofErr w:type="spellStart"/>
      <w:r w:rsidRPr="00E4451D">
        <w:rPr>
          <w:sz w:val="22"/>
          <w:szCs w:val="22"/>
        </w:rPr>
        <w:t>buah</w:t>
      </w:r>
      <w:proofErr w:type="spellEnd"/>
      <w:r w:rsidRPr="00E4451D">
        <w:rPr>
          <w:sz w:val="22"/>
          <w:szCs w:val="22"/>
        </w:rPr>
        <w:t xml:space="preserve"> di Indonesia </w:t>
      </w:r>
      <w:proofErr w:type="spellStart"/>
      <w:r w:rsidRPr="00E4451D">
        <w:rPr>
          <w:sz w:val="22"/>
          <w:szCs w:val="22"/>
        </w:rPr>
        <w:t>milik</w:t>
      </w:r>
      <w:proofErr w:type="spellEnd"/>
      <w:r w:rsidRPr="00E4451D">
        <w:rPr>
          <w:sz w:val="22"/>
          <w:szCs w:val="22"/>
        </w:rPr>
        <w:t xml:space="preserve"> Universitas Surabaya </w:t>
      </w:r>
      <w:proofErr w:type="spellStart"/>
      <w:r w:rsidRPr="00E4451D">
        <w:rPr>
          <w:sz w:val="22"/>
          <w:szCs w:val="22"/>
        </w:rPr>
        <w:t>dengan</w:t>
      </w:r>
      <w:proofErr w:type="spellEnd"/>
      <w:r w:rsidRPr="00E4451D">
        <w:rPr>
          <w:sz w:val="22"/>
          <w:szCs w:val="22"/>
        </w:rPr>
        <w:t xml:space="preserve"> </w:t>
      </w:r>
      <w:proofErr w:type="spellStart"/>
      <w:r w:rsidRPr="00E4451D">
        <w:rPr>
          <w:sz w:val="22"/>
          <w:szCs w:val="22"/>
        </w:rPr>
        <w:t>nama</w:t>
      </w:r>
      <w:proofErr w:type="spellEnd"/>
      <w:r w:rsidRPr="00E4451D">
        <w:rPr>
          <w:sz w:val="22"/>
          <w:szCs w:val="22"/>
        </w:rPr>
        <w:t xml:space="preserve"> </w:t>
      </w:r>
      <w:r w:rsidRPr="00E4451D">
        <w:rPr>
          <w:i/>
          <w:iCs/>
          <w:sz w:val="22"/>
          <w:szCs w:val="22"/>
        </w:rPr>
        <w:t>University of Surabaya-Indonesia Fruit Image Data Set 3000</w:t>
      </w:r>
      <w:r w:rsidRPr="00E4451D">
        <w:rPr>
          <w:sz w:val="22"/>
          <w:szCs w:val="22"/>
        </w:rPr>
        <w:t xml:space="preserve"> (Ubaya-IFDS3000) [13]. Dataset </w:t>
      </w:r>
      <w:proofErr w:type="spellStart"/>
      <w:r w:rsidRPr="00E4451D">
        <w:rPr>
          <w:sz w:val="22"/>
          <w:szCs w:val="22"/>
        </w:rPr>
        <w:t>terdiri</w:t>
      </w:r>
      <w:proofErr w:type="spellEnd"/>
      <w:r w:rsidRPr="00E4451D">
        <w:rPr>
          <w:sz w:val="22"/>
          <w:szCs w:val="22"/>
        </w:rPr>
        <w:t xml:space="preserve"> </w:t>
      </w:r>
      <w:proofErr w:type="spellStart"/>
      <w:r w:rsidRPr="00E4451D">
        <w:rPr>
          <w:sz w:val="22"/>
          <w:szCs w:val="22"/>
        </w:rPr>
        <w:t>dari</w:t>
      </w:r>
      <w:proofErr w:type="spellEnd"/>
      <w:r w:rsidRPr="00E4451D">
        <w:rPr>
          <w:sz w:val="22"/>
          <w:szCs w:val="22"/>
        </w:rPr>
        <w:t xml:space="preserve"> 15 </w:t>
      </w:r>
      <w:proofErr w:type="spellStart"/>
      <w:r w:rsidRPr="00E4451D">
        <w:rPr>
          <w:sz w:val="22"/>
          <w:szCs w:val="22"/>
        </w:rPr>
        <w:t>buah</w:t>
      </w:r>
      <w:proofErr w:type="spellEnd"/>
      <w:r w:rsidRPr="00E4451D">
        <w:rPr>
          <w:sz w:val="22"/>
          <w:szCs w:val="22"/>
        </w:rPr>
        <w:t xml:space="preserve"> Indonesia yang </w:t>
      </w:r>
      <w:proofErr w:type="spellStart"/>
      <w:r w:rsidRPr="00E4451D">
        <w:rPr>
          <w:sz w:val="22"/>
          <w:szCs w:val="22"/>
        </w:rPr>
        <w:t>terdiri</w:t>
      </w:r>
      <w:proofErr w:type="spellEnd"/>
      <w:r w:rsidRPr="00E4451D">
        <w:rPr>
          <w:sz w:val="22"/>
          <w:szCs w:val="22"/>
        </w:rPr>
        <w:t xml:space="preserve"> </w:t>
      </w:r>
      <w:proofErr w:type="spellStart"/>
      <w:r w:rsidRPr="00E4451D">
        <w:rPr>
          <w:sz w:val="22"/>
          <w:szCs w:val="22"/>
        </w:rPr>
        <w:t>buah</w:t>
      </w:r>
      <w:proofErr w:type="spellEnd"/>
      <w:r w:rsidRPr="00E4451D">
        <w:rPr>
          <w:sz w:val="22"/>
          <w:szCs w:val="22"/>
        </w:rPr>
        <w:t xml:space="preserve"> </w:t>
      </w:r>
      <w:proofErr w:type="spellStart"/>
      <w:r w:rsidRPr="00E4451D">
        <w:rPr>
          <w:sz w:val="22"/>
          <w:szCs w:val="22"/>
        </w:rPr>
        <w:t>Kedondong</w:t>
      </w:r>
      <w:proofErr w:type="spellEnd"/>
      <w:r w:rsidRPr="00E4451D">
        <w:rPr>
          <w:sz w:val="22"/>
          <w:szCs w:val="22"/>
        </w:rPr>
        <w:t xml:space="preserve">, </w:t>
      </w:r>
      <w:proofErr w:type="spellStart"/>
      <w:r w:rsidRPr="00E4451D">
        <w:rPr>
          <w:sz w:val="22"/>
          <w:szCs w:val="22"/>
        </w:rPr>
        <w:t>Alpukat</w:t>
      </w:r>
      <w:proofErr w:type="spellEnd"/>
      <w:r w:rsidRPr="00E4451D">
        <w:rPr>
          <w:sz w:val="22"/>
          <w:szCs w:val="22"/>
        </w:rPr>
        <w:t xml:space="preserve">, </w:t>
      </w:r>
      <w:proofErr w:type="spellStart"/>
      <w:r w:rsidRPr="00E4451D">
        <w:rPr>
          <w:sz w:val="22"/>
          <w:szCs w:val="22"/>
        </w:rPr>
        <w:t>Buah</w:t>
      </w:r>
      <w:proofErr w:type="spellEnd"/>
      <w:r w:rsidRPr="00E4451D">
        <w:rPr>
          <w:sz w:val="22"/>
          <w:szCs w:val="22"/>
        </w:rPr>
        <w:t xml:space="preserve"> Naga, </w:t>
      </w:r>
      <w:proofErr w:type="spellStart"/>
      <w:r w:rsidRPr="00E4451D">
        <w:rPr>
          <w:sz w:val="22"/>
          <w:szCs w:val="22"/>
        </w:rPr>
        <w:t>Duku</w:t>
      </w:r>
      <w:proofErr w:type="spellEnd"/>
      <w:r w:rsidRPr="00E4451D">
        <w:rPr>
          <w:sz w:val="22"/>
          <w:szCs w:val="22"/>
        </w:rPr>
        <w:t xml:space="preserve">, Durian, </w:t>
      </w:r>
      <w:proofErr w:type="spellStart"/>
      <w:r w:rsidRPr="00E4451D">
        <w:rPr>
          <w:sz w:val="22"/>
          <w:szCs w:val="22"/>
        </w:rPr>
        <w:t>Jambu</w:t>
      </w:r>
      <w:proofErr w:type="spellEnd"/>
      <w:r w:rsidRPr="00E4451D">
        <w:rPr>
          <w:sz w:val="22"/>
          <w:szCs w:val="22"/>
        </w:rPr>
        <w:t xml:space="preserve">, Manggis, </w:t>
      </w:r>
      <w:proofErr w:type="spellStart"/>
      <w:r w:rsidRPr="00E4451D">
        <w:rPr>
          <w:sz w:val="22"/>
          <w:szCs w:val="22"/>
        </w:rPr>
        <w:t>Jeruk</w:t>
      </w:r>
      <w:proofErr w:type="spellEnd"/>
      <w:r w:rsidRPr="00E4451D">
        <w:rPr>
          <w:sz w:val="22"/>
          <w:szCs w:val="22"/>
        </w:rPr>
        <w:t xml:space="preserve"> </w:t>
      </w:r>
      <w:proofErr w:type="spellStart"/>
      <w:r w:rsidRPr="00E4451D">
        <w:rPr>
          <w:sz w:val="22"/>
          <w:szCs w:val="22"/>
        </w:rPr>
        <w:t>Pacitan</w:t>
      </w:r>
      <w:proofErr w:type="spellEnd"/>
      <w:r w:rsidRPr="00E4451D">
        <w:rPr>
          <w:sz w:val="22"/>
          <w:szCs w:val="22"/>
        </w:rPr>
        <w:t xml:space="preserve">, </w:t>
      </w:r>
      <w:proofErr w:type="spellStart"/>
      <w:r w:rsidRPr="00E4451D">
        <w:rPr>
          <w:sz w:val="22"/>
          <w:szCs w:val="22"/>
        </w:rPr>
        <w:t>Kesemek</w:t>
      </w:r>
      <w:proofErr w:type="spellEnd"/>
      <w:r w:rsidRPr="00E4451D">
        <w:rPr>
          <w:sz w:val="22"/>
          <w:szCs w:val="22"/>
        </w:rPr>
        <w:t xml:space="preserve">, Nanas, </w:t>
      </w:r>
      <w:proofErr w:type="spellStart"/>
      <w:r w:rsidRPr="00E4451D">
        <w:rPr>
          <w:sz w:val="22"/>
          <w:szCs w:val="22"/>
        </w:rPr>
        <w:t>Salak</w:t>
      </w:r>
      <w:proofErr w:type="spellEnd"/>
      <w:r w:rsidRPr="00E4451D">
        <w:rPr>
          <w:sz w:val="22"/>
          <w:szCs w:val="22"/>
        </w:rPr>
        <w:t xml:space="preserve">, </w:t>
      </w:r>
      <w:proofErr w:type="spellStart"/>
      <w:r w:rsidRPr="00E4451D">
        <w:rPr>
          <w:sz w:val="22"/>
          <w:szCs w:val="22"/>
        </w:rPr>
        <w:t>Sawo</w:t>
      </w:r>
      <w:proofErr w:type="spellEnd"/>
      <w:r w:rsidRPr="00E4451D">
        <w:rPr>
          <w:sz w:val="22"/>
          <w:szCs w:val="22"/>
        </w:rPr>
        <w:t xml:space="preserve">, </w:t>
      </w:r>
      <w:proofErr w:type="spellStart"/>
      <w:r w:rsidRPr="00E4451D">
        <w:rPr>
          <w:sz w:val="22"/>
          <w:szCs w:val="22"/>
        </w:rPr>
        <w:t>Jeruk</w:t>
      </w:r>
      <w:proofErr w:type="spellEnd"/>
      <w:r w:rsidRPr="00E4451D">
        <w:rPr>
          <w:sz w:val="22"/>
          <w:szCs w:val="22"/>
        </w:rPr>
        <w:t xml:space="preserve"> </w:t>
      </w:r>
      <w:proofErr w:type="spellStart"/>
      <w:r w:rsidRPr="00E4451D">
        <w:rPr>
          <w:sz w:val="22"/>
          <w:szCs w:val="22"/>
        </w:rPr>
        <w:t>Nipis</w:t>
      </w:r>
      <w:proofErr w:type="spellEnd"/>
      <w:r w:rsidRPr="00E4451D">
        <w:rPr>
          <w:sz w:val="22"/>
          <w:szCs w:val="22"/>
        </w:rPr>
        <w:t xml:space="preserve">, </w:t>
      </w:r>
      <w:proofErr w:type="spellStart"/>
      <w:r w:rsidRPr="00E4451D">
        <w:rPr>
          <w:sz w:val="22"/>
          <w:szCs w:val="22"/>
        </w:rPr>
        <w:t>Sirsak</w:t>
      </w:r>
      <w:proofErr w:type="spellEnd"/>
      <w:r w:rsidRPr="00E4451D">
        <w:rPr>
          <w:sz w:val="22"/>
          <w:szCs w:val="22"/>
        </w:rPr>
        <w:t xml:space="preserve">, </w:t>
      </w:r>
      <w:proofErr w:type="spellStart"/>
      <w:r w:rsidRPr="00E4451D">
        <w:rPr>
          <w:sz w:val="22"/>
          <w:szCs w:val="22"/>
        </w:rPr>
        <w:t>Belimbing</w:t>
      </w:r>
      <w:proofErr w:type="spellEnd"/>
      <w:r w:rsidRPr="00E4451D">
        <w:rPr>
          <w:sz w:val="22"/>
          <w:szCs w:val="22"/>
        </w:rPr>
        <w:t xml:space="preserve">. </w:t>
      </w:r>
      <w:proofErr w:type="spellStart"/>
      <w:r w:rsidRPr="00E4451D">
        <w:rPr>
          <w:sz w:val="22"/>
          <w:szCs w:val="22"/>
        </w:rPr>
        <w:t>Setiap</w:t>
      </w:r>
      <w:proofErr w:type="spellEnd"/>
      <w:r w:rsidRPr="00E4451D">
        <w:rPr>
          <w:sz w:val="22"/>
          <w:szCs w:val="22"/>
        </w:rPr>
        <w:t xml:space="preserve"> data </w:t>
      </w:r>
      <w:proofErr w:type="spellStart"/>
      <w:r w:rsidRPr="00E4451D">
        <w:rPr>
          <w:sz w:val="22"/>
          <w:szCs w:val="22"/>
        </w:rPr>
        <w:t>buah</w:t>
      </w:r>
      <w:proofErr w:type="spellEnd"/>
      <w:r w:rsidRPr="00E4451D">
        <w:rPr>
          <w:sz w:val="22"/>
          <w:szCs w:val="22"/>
        </w:rPr>
        <w:t xml:space="preserve"> </w:t>
      </w:r>
      <w:proofErr w:type="spellStart"/>
      <w:r w:rsidRPr="00E4451D">
        <w:rPr>
          <w:sz w:val="22"/>
          <w:szCs w:val="22"/>
        </w:rPr>
        <w:t>berisi</w:t>
      </w:r>
      <w:proofErr w:type="spellEnd"/>
      <w:r w:rsidRPr="00E4451D">
        <w:rPr>
          <w:sz w:val="22"/>
          <w:szCs w:val="22"/>
        </w:rPr>
        <w:t xml:space="preserve"> 200 </w:t>
      </w:r>
      <w:proofErr w:type="spellStart"/>
      <w:r w:rsidRPr="00E4451D">
        <w:rPr>
          <w:sz w:val="22"/>
          <w:szCs w:val="22"/>
        </w:rPr>
        <w:t>gambar</w:t>
      </w:r>
      <w:proofErr w:type="spellEnd"/>
      <w:r w:rsidRPr="00E4451D">
        <w:rPr>
          <w:sz w:val="22"/>
          <w:szCs w:val="22"/>
        </w:rPr>
        <w:t xml:space="preserve"> </w:t>
      </w:r>
      <w:proofErr w:type="spellStart"/>
      <w:r w:rsidRPr="00E4451D">
        <w:rPr>
          <w:sz w:val="22"/>
          <w:szCs w:val="22"/>
        </w:rPr>
        <w:t>dengan</w:t>
      </w:r>
      <w:proofErr w:type="spellEnd"/>
      <w:r w:rsidRPr="00E4451D">
        <w:rPr>
          <w:sz w:val="22"/>
          <w:szCs w:val="22"/>
        </w:rPr>
        <w:t xml:space="preserve"> </w:t>
      </w:r>
      <w:proofErr w:type="spellStart"/>
      <w:r w:rsidRPr="00E4451D">
        <w:rPr>
          <w:sz w:val="22"/>
          <w:szCs w:val="22"/>
        </w:rPr>
        <w:t>jumlah</w:t>
      </w:r>
      <w:proofErr w:type="spellEnd"/>
      <w:r w:rsidRPr="00E4451D">
        <w:rPr>
          <w:sz w:val="22"/>
          <w:szCs w:val="22"/>
        </w:rPr>
        <w:t xml:space="preserve"> </w:t>
      </w:r>
      <w:proofErr w:type="spellStart"/>
      <w:r w:rsidRPr="00E4451D">
        <w:rPr>
          <w:sz w:val="22"/>
          <w:szCs w:val="22"/>
        </w:rPr>
        <w:t>keseluruhan</w:t>
      </w:r>
      <w:proofErr w:type="spellEnd"/>
      <w:r w:rsidRPr="00E4451D">
        <w:rPr>
          <w:sz w:val="22"/>
          <w:szCs w:val="22"/>
        </w:rPr>
        <w:t xml:space="preserve"> 3000 </w:t>
      </w:r>
      <w:proofErr w:type="spellStart"/>
      <w:r w:rsidRPr="00E4451D">
        <w:rPr>
          <w:sz w:val="22"/>
          <w:szCs w:val="22"/>
        </w:rPr>
        <w:t>gambar</w:t>
      </w:r>
      <w:proofErr w:type="spellEnd"/>
      <w:r w:rsidRPr="00E4451D">
        <w:rPr>
          <w:sz w:val="22"/>
          <w:szCs w:val="22"/>
        </w:rPr>
        <w:t xml:space="preserve">. Gambar </w:t>
      </w:r>
      <w:proofErr w:type="spellStart"/>
      <w:r w:rsidRPr="00E4451D">
        <w:rPr>
          <w:sz w:val="22"/>
          <w:szCs w:val="22"/>
        </w:rPr>
        <w:t>dalam</w:t>
      </w:r>
      <w:proofErr w:type="spellEnd"/>
      <w:r w:rsidRPr="00E4451D">
        <w:rPr>
          <w:sz w:val="22"/>
          <w:szCs w:val="22"/>
        </w:rPr>
        <w:t xml:space="preserve"> dataset </w:t>
      </w:r>
      <w:proofErr w:type="spellStart"/>
      <w:r w:rsidRPr="00E4451D">
        <w:rPr>
          <w:sz w:val="22"/>
          <w:szCs w:val="22"/>
        </w:rPr>
        <w:t>dalam</w:t>
      </w:r>
      <w:proofErr w:type="spellEnd"/>
      <w:r w:rsidRPr="00E4451D">
        <w:rPr>
          <w:sz w:val="22"/>
          <w:szCs w:val="22"/>
        </w:rPr>
        <w:t xml:space="preserve"> </w:t>
      </w:r>
      <w:proofErr w:type="spellStart"/>
      <w:r w:rsidRPr="00E4451D">
        <w:rPr>
          <w:sz w:val="22"/>
          <w:szCs w:val="22"/>
        </w:rPr>
        <w:t>bentuk</w:t>
      </w:r>
      <w:proofErr w:type="spellEnd"/>
      <w:r w:rsidRPr="00E4451D">
        <w:rPr>
          <w:sz w:val="22"/>
          <w:szCs w:val="22"/>
        </w:rPr>
        <w:t xml:space="preserve"> RGB (Red, Green, dan </w:t>
      </w:r>
      <w:proofErr w:type="gramStart"/>
      <w:r w:rsidRPr="00E4451D">
        <w:rPr>
          <w:sz w:val="22"/>
          <w:szCs w:val="22"/>
        </w:rPr>
        <w:t xml:space="preserve">Blue)  </w:t>
      </w:r>
      <w:proofErr w:type="spellStart"/>
      <w:r w:rsidRPr="00E4451D">
        <w:rPr>
          <w:sz w:val="22"/>
          <w:szCs w:val="22"/>
        </w:rPr>
        <w:t>dengan</w:t>
      </w:r>
      <w:proofErr w:type="spellEnd"/>
      <w:proofErr w:type="gramEnd"/>
      <w:r w:rsidRPr="00E4451D">
        <w:rPr>
          <w:sz w:val="22"/>
          <w:szCs w:val="22"/>
        </w:rPr>
        <w:t xml:space="preserve"> 8 bit per </w:t>
      </w:r>
      <w:r w:rsidRPr="00E4451D">
        <w:rPr>
          <w:i/>
          <w:iCs/>
          <w:sz w:val="22"/>
          <w:szCs w:val="22"/>
        </w:rPr>
        <w:t>channel</w:t>
      </w:r>
      <w:r w:rsidRPr="00E4451D">
        <w:rPr>
          <w:sz w:val="22"/>
          <w:szCs w:val="22"/>
        </w:rPr>
        <w:t xml:space="preserve">. </w:t>
      </w:r>
    </w:p>
    <w:p w14:paraId="48D16D08" w14:textId="77777777" w:rsidR="0050478C" w:rsidRPr="00E4451D" w:rsidRDefault="0050478C" w:rsidP="0050478C">
      <w:pPr>
        <w:ind w:firstLine="720"/>
        <w:jc w:val="both"/>
        <w:rPr>
          <w:sz w:val="22"/>
          <w:szCs w:val="22"/>
        </w:rPr>
      </w:pPr>
      <w:proofErr w:type="spellStart"/>
      <w:r w:rsidRPr="00E4451D">
        <w:rPr>
          <w:sz w:val="22"/>
          <w:szCs w:val="22"/>
        </w:rPr>
        <w:t>Dimensi</w:t>
      </w:r>
      <w:proofErr w:type="spellEnd"/>
      <w:r w:rsidRPr="00E4451D">
        <w:rPr>
          <w:sz w:val="22"/>
          <w:szCs w:val="22"/>
        </w:rPr>
        <w:t xml:space="preserve"> </w:t>
      </w:r>
      <w:proofErr w:type="spellStart"/>
      <w:r w:rsidRPr="00E4451D">
        <w:rPr>
          <w:sz w:val="22"/>
          <w:szCs w:val="22"/>
        </w:rPr>
        <w:t>dari</w:t>
      </w:r>
      <w:proofErr w:type="spellEnd"/>
      <w:r w:rsidRPr="00E4451D">
        <w:rPr>
          <w:sz w:val="22"/>
          <w:szCs w:val="22"/>
        </w:rPr>
        <w:t xml:space="preserve"> </w:t>
      </w:r>
      <w:proofErr w:type="spellStart"/>
      <w:r w:rsidRPr="00E4451D">
        <w:rPr>
          <w:sz w:val="22"/>
          <w:szCs w:val="22"/>
        </w:rPr>
        <w:t>gambar</w:t>
      </w:r>
      <w:proofErr w:type="spellEnd"/>
      <w:r w:rsidRPr="00E4451D">
        <w:rPr>
          <w:sz w:val="22"/>
          <w:szCs w:val="22"/>
        </w:rPr>
        <w:t xml:space="preserve"> </w:t>
      </w:r>
      <w:proofErr w:type="spellStart"/>
      <w:r w:rsidRPr="00E4451D">
        <w:rPr>
          <w:sz w:val="22"/>
          <w:szCs w:val="22"/>
        </w:rPr>
        <w:t>dalam</w:t>
      </w:r>
      <w:proofErr w:type="spellEnd"/>
      <w:r w:rsidRPr="00E4451D">
        <w:rPr>
          <w:sz w:val="22"/>
          <w:szCs w:val="22"/>
        </w:rPr>
        <w:t xml:space="preserve"> dataset </w:t>
      </w:r>
      <w:proofErr w:type="spellStart"/>
      <w:r w:rsidRPr="00E4451D">
        <w:rPr>
          <w:sz w:val="22"/>
          <w:szCs w:val="22"/>
        </w:rPr>
        <w:t>berukuran</w:t>
      </w:r>
      <w:proofErr w:type="spellEnd"/>
      <w:r w:rsidRPr="00E4451D">
        <w:rPr>
          <w:sz w:val="22"/>
          <w:szCs w:val="22"/>
        </w:rPr>
        <w:t xml:space="preserve"> 2.592 x </w:t>
      </w:r>
      <w:proofErr w:type="gramStart"/>
      <w:r w:rsidRPr="00E4451D">
        <w:rPr>
          <w:sz w:val="22"/>
          <w:szCs w:val="22"/>
        </w:rPr>
        <w:t xml:space="preserve">1.456 </w:t>
      </w:r>
      <w:r w:rsidRPr="00E4451D">
        <w:rPr>
          <w:i/>
          <w:iCs/>
          <w:sz w:val="22"/>
          <w:szCs w:val="22"/>
        </w:rPr>
        <w:t>pixel</w:t>
      </w:r>
      <w:proofErr w:type="gramEnd"/>
      <w:r w:rsidRPr="00E4451D">
        <w:rPr>
          <w:sz w:val="22"/>
          <w:szCs w:val="22"/>
        </w:rPr>
        <w:t xml:space="preserve"> </w:t>
      </w:r>
      <w:proofErr w:type="spellStart"/>
      <w:r w:rsidRPr="00E4451D">
        <w:rPr>
          <w:sz w:val="22"/>
          <w:szCs w:val="22"/>
        </w:rPr>
        <w:t>dengan</w:t>
      </w:r>
      <w:proofErr w:type="spellEnd"/>
      <w:r w:rsidRPr="00E4451D">
        <w:rPr>
          <w:sz w:val="22"/>
          <w:szCs w:val="22"/>
        </w:rPr>
        <w:t xml:space="preserve"> </w:t>
      </w:r>
      <w:proofErr w:type="spellStart"/>
      <w:r w:rsidRPr="00E4451D">
        <w:rPr>
          <w:sz w:val="22"/>
          <w:szCs w:val="22"/>
        </w:rPr>
        <w:t>resolusi</w:t>
      </w:r>
      <w:proofErr w:type="spellEnd"/>
      <w:r w:rsidRPr="00E4451D">
        <w:rPr>
          <w:sz w:val="22"/>
          <w:szCs w:val="22"/>
        </w:rPr>
        <w:t xml:space="preserve"> 72 </w:t>
      </w:r>
      <w:r w:rsidRPr="00E4451D">
        <w:rPr>
          <w:i/>
          <w:iCs/>
          <w:sz w:val="22"/>
          <w:szCs w:val="22"/>
        </w:rPr>
        <w:t>dpi</w:t>
      </w:r>
      <w:r w:rsidRPr="00E4451D">
        <w:rPr>
          <w:sz w:val="22"/>
          <w:szCs w:val="22"/>
        </w:rPr>
        <w:t xml:space="preserve">. Gambar </w:t>
      </w:r>
      <w:proofErr w:type="spellStart"/>
      <w:r w:rsidRPr="00E4451D">
        <w:rPr>
          <w:sz w:val="22"/>
          <w:szCs w:val="22"/>
        </w:rPr>
        <w:t>telah</w:t>
      </w:r>
      <w:proofErr w:type="spellEnd"/>
      <w:r w:rsidRPr="00E4451D">
        <w:rPr>
          <w:sz w:val="22"/>
          <w:szCs w:val="22"/>
        </w:rPr>
        <w:t xml:space="preserve"> </w:t>
      </w:r>
      <w:proofErr w:type="spellStart"/>
      <w:r w:rsidRPr="00E4451D">
        <w:rPr>
          <w:sz w:val="22"/>
          <w:szCs w:val="22"/>
        </w:rPr>
        <w:t>disimpan</w:t>
      </w:r>
      <w:proofErr w:type="spellEnd"/>
      <w:r w:rsidRPr="00E4451D">
        <w:rPr>
          <w:sz w:val="22"/>
          <w:szCs w:val="22"/>
        </w:rPr>
        <w:t xml:space="preserve"> </w:t>
      </w:r>
      <w:proofErr w:type="spellStart"/>
      <w:r w:rsidRPr="00E4451D">
        <w:rPr>
          <w:sz w:val="22"/>
          <w:szCs w:val="22"/>
        </w:rPr>
        <w:t>dalam</w:t>
      </w:r>
      <w:proofErr w:type="spellEnd"/>
      <w:r w:rsidRPr="00E4451D">
        <w:rPr>
          <w:sz w:val="22"/>
          <w:szCs w:val="22"/>
        </w:rPr>
        <w:t xml:space="preserve"> file </w:t>
      </w:r>
      <w:proofErr w:type="spellStart"/>
      <w:r w:rsidRPr="00E4451D">
        <w:rPr>
          <w:sz w:val="22"/>
          <w:szCs w:val="22"/>
        </w:rPr>
        <w:t>dengan</w:t>
      </w:r>
      <w:proofErr w:type="spellEnd"/>
      <w:r w:rsidRPr="00E4451D">
        <w:rPr>
          <w:sz w:val="22"/>
          <w:szCs w:val="22"/>
        </w:rPr>
        <w:t xml:space="preserve"> format </w:t>
      </w:r>
      <w:r w:rsidRPr="00E4451D">
        <w:rPr>
          <w:i/>
          <w:iCs/>
          <w:sz w:val="22"/>
          <w:szCs w:val="22"/>
        </w:rPr>
        <w:t>jpeg</w:t>
      </w:r>
      <w:r w:rsidRPr="00E4451D">
        <w:rPr>
          <w:sz w:val="22"/>
          <w:szCs w:val="22"/>
        </w:rPr>
        <w:t xml:space="preserve">. Dataset </w:t>
      </w:r>
      <w:proofErr w:type="spellStart"/>
      <w:r w:rsidRPr="00E4451D">
        <w:rPr>
          <w:sz w:val="22"/>
          <w:szCs w:val="22"/>
        </w:rPr>
        <w:t>ini</w:t>
      </w:r>
      <w:proofErr w:type="spellEnd"/>
      <w:r w:rsidRPr="00E4451D">
        <w:rPr>
          <w:sz w:val="22"/>
          <w:szCs w:val="22"/>
        </w:rPr>
        <w:t xml:space="preserve"> </w:t>
      </w:r>
      <w:proofErr w:type="spellStart"/>
      <w:r w:rsidRPr="00E4451D">
        <w:rPr>
          <w:sz w:val="22"/>
          <w:szCs w:val="22"/>
        </w:rPr>
        <w:t>didesain</w:t>
      </w:r>
      <w:proofErr w:type="spellEnd"/>
      <w:r w:rsidRPr="00E4451D">
        <w:rPr>
          <w:sz w:val="22"/>
          <w:szCs w:val="22"/>
        </w:rPr>
        <w:t xml:space="preserve"> </w:t>
      </w:r>
      <w:proofErr w:type="spellStart"/>
      <w:r w:rsidRPr="00E4451D">
        <w:rPr>
          <w:sz w:val="22"/>
          <w:szCs w:val="22"/>
        </w:rPr>
        <w:t>untuk</w:t>
      </w:r>
      <w:proofErr w:type="spellEnd"/>
      <w:r w:rsidRPr="00E4451D">
        <w:rPr>
          <w:sz w:val="22"/>
          <w:szCs w:val="22"/>
        </w:rPr>
        <w:t xml:space="preserve"> </w:t>
      </w:r>
      <w:proofErr w:type="spellStart"/>
      <w:r w:rsidRPr="00E4451D">
        <w:rPr>
          <w:sz w:val="22"/>
          <w:szCs w:val="22"/>
        </w:rPr>
        <w:t>pengurutan</w:t>
      </w:r>
      <w:proofErr w:type="spellEnd"/>
      <w:r w:rsidRPr="00E4451D">
        <w:rPr>
          <w:sz w:val="22"/>
          <w:szCs w:val="22"/>
        </w:rPr>
        <w:t xml:space="preserve"> </w:t>
      </w:r>
      <w:proofErr w:type="spellStart"/>
      <w:r w:rsidRPr="00E4451D">
        <w:rPr>
          <w:sz w:val="22"/>
          <w:szCs w:val="22"/>
        </w:rPr>
        <w:t>buah</w:t>
      </w:r>
      <w:proofErr w:type="spellEnd"/>
      <w:r w:rsidRPr="00E4451D">
        <w:rPr>
          <w:sz w:val="22"/>
          <w:szCs w:val="22"/>
        </w:rPr>
        <w:t xml:space="preserve"> yang </w:t>
      </w:r>
      <w:proofErr w:type="spellStart"/>
      <w:r w:rsidRPr="00E4451D">
        <w:rPr>
          <w:sz w:val="22"/>
          <w:szCs w:val="22"/>
        </w:rPr>
        <w:t>ada</w:t>
      </w:r>
      <w:proofErr w:type="spellEnd"/>
      <w:r w:rsidRPr="00E4451D">
        <w:rPr>
          <w:sz w:val="22"/>
          <w:szCs w:val="22"/>
        </w:rPr>
        <w:t xml:space="preserve"> di </w:t>
      </w:r>
      <w:proofErr w:type="spellStart"/>
      <w:r w:rsidRPr="00E4451D">
        <w:rPr>
          <w:sz w:val="22"/>
          <w:szCs w:val="22"/>
        </w:rPr>
        <w:t>industri</w:t>
      </w:r>
      <w:proofErr w:type="spellEnd"/>
      <w:r w:rsidRPr="00E4451D">
        <w:rPr>
          <w:sz w:val="22"/>
          <w:szCs w:val="22"/>
        </w:rPr>
        <w:t xml:space="preserve"> </w:t>
      </w:r>
      <w:proofErr w:type="spellStart"/>
      <w:r w:rsidRPr="00E4451D">
        <w:rPr>
          <w:sz w:val="22"/>
          <w:szCs w:val="22"/>
        </w:rPr>
        <w:t>buah</w:t>
      </w:r>
      <w:proofErr w:type="spellEnd"/>
      <w:r w:rsidRPr="00E4451D">
        <w:rPr>
          <w:sz w:val="22"/>
          <w:szCs w:val="22"/>
        </w:rPr>
        <w:t xml:space="preserve">. </w:t>
      </w:r>
      <w:proofErr w:type="spellStart"/>
      <w:r w:rsidRPr="00E4451D">
        <w:rPr>
          <w:sz w:val="22"/>
          <w:szCs w:val="22"/>
        </w:rPr>
        <w:lastRenderedPageBreak/>
        <w:t>Selain</w:t>
      </w:r>
      <w:proofErr w:type="spellEnd"/>
      <w:r w:rsidRPr="00E4451D">
        <w:rPr>
          <w:sz w:val="22"/>
          <w:szCs w:val="22"/>
        </w:rPr>
        <w:t xml:space="preserve"> </w:t>
      </w:r>
      <w:proofErr w:type="spellStart"/>
      <w:r w:rsidRPr="00E4451D">
        <w:rPr>
          <w:sz w:val="22"/>
          <w:szCs w:val="22"/>
        </w:rPr>
        <w:t>itu</w:t>
      </w:r>
      <w:proofErr w:type="spellEnd"/>
      <w:r w:rsidRPr="00E4451D">
        <w:rPr>
          <w:sz w:val="22"/>
          <w:szCs w:val="22"/>
        </w:rPr>
        <w:t xml:space="preserve">, </w:t>
      </w:r>
      <w:proofErr w:type="spellStart"/>
      <w:r w:rsidRPr="00E4451D">
        <w:rPr>
          <w:sz w:val="22"/>
          <w:szCs w:val="22"/>
        </w:rPr>
        <w:t>gambar</w:t>
      </w:r>
      <w:proofErr w:type="spellEnd"/>
      <w:r w:rsidRPr="00E4451D">
        <w:rPr>
          <w:sz w:val="22"/>
          <w:szCs w:val="22"/>
        </w:rPr>
        <w:t xml:space="preserve"> yang </w:t>
      </w:r>
      <w:proofErr w:type="spellStart"/>
      <w:r w:rsidRPr="00E4451D">
        <w:rPr>
          <w:sz w:val="22"/>
          <w:szCs w:val="22"/>
        </w:rPr>
        <w:t>diambil</w:t>
      </w:r>
      <w:proofErr w:type="spellEnd"/>
      <w:r w:rsidRPr="00E4451D">
        <w:rPr>
          <w:sz w:val="22"/>
          <w:szCs w:val="22"/>
        </w:rPr>
        <w:t xml:space="preserve"> juga </w:t>
      </w:r>
      <w:proofErr w:type="spellStart"/>
      <w:r w:rsidRPr="00E4451D">
        <w:rPr>
          <w:sz w:val="22"/>
          <w:szCs w:val="22"/>
        </w:rPr>
        <w:t>didesain</w:t>
      </w:r>
      <w:proofErr w:type="spellEnd"/>
      <w:r w:rsidRPr="00E4451D">
        <w:rPr>
          <w:sz w:val="22"/>
          <w:szCs w:val="22"/>
        </w:rPr>
        <w:t xml:space="preserve"> </w:t>
      </w:r>
      <w:proofErr w:type="spellStart"/>
      <w:r w:rsidRPr="00E4451D">
        <w:rPr>
          <w:sz w:val="22"/>
          <w:szCs w:val="22"/>
        </w:rPr>
        <w:t>untuk</w:t>
      </w:r>
      <w:proofErr w:type="spellEnd"/>
      <w:r w:rsidRPr="00E4451D">
        <w:rPr>
          <w:sz w:val="22"/>
          <w:szCs w:val="22"/>
        </w:rPr>
        <w:t xml:space="preserve"> </w:t>
      </w:r>
      <w:proofErr w:type="spellStart"/>
      <w:r w:rsidRPr="00E4451D">
        <w:rPr>
          <w:sz w:val="22"/>
          <w:szCs w:val="22"/>
        </w:rPr>
        <w:t>sistem</w:t>
      </w:r>
      <w:proofErr w:type="spellEnd"/>
      <w:r w:rsidRPr="00E4451D">
        <w:rPr>
          <w:sz w:val="22"/>
          <w:szCs w:val="22"/>
        </w:rPr>
        <w:t xml:space="preserve"> </w:t>
      </w:r>
      <w:proofErr w:type="spellStart"/>
      <w:r w:rsidRPr="00E4451D">
        <w:rPr>
          <w:sz w:val="22"/>
          <w:szCs w:val="22"/>
        </w:rPr>
        <w:t>kasir</w:t>
      </w:r>
      <w:proofErr w:type="spellEnd"/>
      <w:r w:rsidRPr="00E4451D">
        <w:rPr>
          <w:sz w:val="22"/>
          <w:szCs w:val="22"/>
        </w:rPr>
        <w:t xml:space="preserve"> yang </w:t>
      </w:r>
      <w:proofErr w:type="spellStart"/>
      <w:r w:rsidRPr="00E4451D">
        <w:rPr>
          <w:sz w:val="22"/>
          <w:szCs w:val="22"/>
        </w:rPr>
        <w:t>ada</w:t>
      </w:r>
      <w:proofErr w:type="spellEnd"/>
      <w:r w:rsidRPr="00E4451D">
        <w:rPr>
          <w:sz w:val="22"/>
          <w:szCs w:val="22"/>
        </w:rPr>
        <w:t xml:space="preserve"> di supermarket </w:t>
      </w:r>
      <w:proofErr w:type="spellStart"/>
      <w:r w:rsidRPr="00E4451D">
        <w:rPr>
          <w:sz w:val="22"/>
          <w:szCs w:val="22"/>
        </w:rPr>
        <w:t>menggunakan</w:t>
      </w:r>
      <w:proofErr w:type="spellEnd"/>
      <w:r w:rsidRPr="00E4451D">
        <w:rPr>
          <w:sz w:val="22"/>
          <w:szCs w:val="22"/>
        </w:rPr>
        <w:t xml:space="preserve"> </w:t>
      </w:r>
      <w:proofErr w:type="spellStart"/>
      <w:r w:rsidRPr="00E4451D">
        <w:rPr>
          <w:sz w:val="22"/>
          <w:szCs w:val="22"/>
        </w:rPr>
        <w:t>kamera</w:t>
      </w:r>
      <w:proofErr w:type="spellEnd"/>
      <w:r w:rsidRPr="00E4451D">
        <w:rPr>
          <w:sz w:val="22"/>
          <w:szCs w:val="22"/>
        </w:rPr>
        <w:t xml:space="preserve"> </w:t>
      </w:r>
      <w:proofErr w:type="spellStart"/>
      <w:r w:rsidRPr="00E4451D">
        <w:rPr>
          <w:sz w:val="22"/>
          <w:szCs w:val="22"/>
        </w:rPr>
        <w:t>biasa</w:t>
      </w:r>
      <w:proofErr w:type="spellEnd"/>
      <w:r w:rsidRPr="00E4451D">
        <w:rPr>
          <w:sz w:val="22"/>
          <w:szCs w:val="22"/>
        </w:rPr>
        <w:t xml:space="preserve">. </w:t>
      </w:r>
      <w:proofErr w:type="spellStart"/>
      <w:r w:rsidRPr="00E4451D">
        <w:rPr>
          <w:sz w:val="22"/>
          <w:szCs w:val="22"/>
        </w:rPr>
        <w:t>Contoh</w:t>
      </w:r>
      <w:proofErr w:type="spellEnd"/>
      <w:r w:rsidRPr="00E4451D">
        <w:rPr>
          <w:sz w:val="22"/>
          <w:szCs w:val="22"/>
        </w:rPr>
        <w:t xml:space="preserve"> </w:t>
      </w:r>
      <w:proofErr w:type="spellStart"/>
      <w:r w:rsidRPr="00E4451D">
        <w:rPr>
          <w:sz w:val="22"/>
          <w:szCs w:val="22"/>
        </w:rPr>
        <w:t>dari</w:t>
      </w:r>
      <w:proofErr w:type="spellEnd"/>
      <w:r w:rsidRPr="00E4451D">
        <w:rPr>
          <w:sz w:val="22"/>
          <w:szCs w:val="22"/>
        </w:rPr>
        <w:t xml:space="preserve"> dataset </w:t>
      </w:r>
      <w:proofErr w:type="spellStart"/>
      <w:r w:rsidRPr="00E4451D">
        <w:rPr>
          <w:sz w:val="22"/>
          <w:szCs w:val="22"/>
        </w:rPr>
        <w:t>gambar</w:t>
      </w:r>
      <w:proofErr w:type="spellEnd"/>
      <w:r w:rsidRPr="00E4451D">
        <w:rPr>
          <w:sz w:val="22"/>
          <w:szCs w:val="22"/>
        </w:rPr>
        <w:t xml:space="preserve"> yang </w:t>
      </w:r>
      <w:proofErr w:type="spellStart"/>
      <w:r w:rsidRPr="00E4451D">
        <w:rPr>
          <w:sz w:val="22"/>
          <w:szCs w:val="22"/>
        </w:rPr>
        <w:t>digunakan</w:t>
      </w:r>
      <w:proofErr w:type="spellEnd"/>
      <w:r w:rsidRPr="00E4451D">
        <w:rPr>
          <w:sz w:val="22"/>
          <w:szCs w:val="22"/>
        </w:rPr>
        <w:t xml:space="preserve"> </w:t>
      </w:r>
      <w:proofErr w:type="spellStart"/>
      <w:r w:rsidRPr="00E4451D">
        <w:rPr>
          <w:sz w:val="22"/>
          <w:szCs w:val="22"/>
        </w:rPr>
        <w:t>adalah</w:t>
      </w:r>
      <w:proofErr w:type="spellEnd"/>
      <w:r w:rsidRPr="00E4451D">
        <w:rPr>
          <w:sz w:val="22"/>
          <w:szCs w:val="22"/>
        </w:rPr>
        <w:t xml:space="preserve"> </w:t>
      </w:r>
      <w:proofErr w:type="spellStart"/>
      <w:r w:rsidRPr="00E4451D">
        <w:rPr>
          <w:sz w:val="22"/>
          <w:szCs w:val="22"/>
        </w:rPr>
        <w:t>dapat</w:t>
      </w:r>
      <w:proofErr w:type="spellEnd"/>
      <w:r w:rsidRPr="00E4451D">
        <w:rPr>
          <w:sz w:val="22"/>
          <w:szCs w:val="22"/>
        </w:rPr>
        <w:t xml:space="preserve"> </w:t>
      </w:r>
      <w:proofErr w:type="spellStart"/>
      <w:r w:rsidRPr="00E4451D">
        <w:rPr>
          <w:sz w:val="22"/>
          <w:szCs w:val="22"/>
        </w:rPr>
        <w:t>dilihat</w:t>
      </w:r>
      <w:proofErr w:type="spellEnd"/>
      <w:r w:rsidRPr="00E4451D">
        <w:rPr>
          <w:sz w:val="22"/>
          <w:szCs w:val="22"/>
        </w:rPr>
        <w:t xml:space="preserve"> pada Gambar 1.</w:t>
      </w:r>
    </w:p>
    <w:p w14:paraId="2550A4A0" w14:textId="77777777" w:rsidR="0050478C" w:rsidRPr="00E4451D" w:rsidRDefault="0050478C" w:rsidP="0050478C">
      <w:pPr>
        <w:keepNext/>
        <w:jc w:val="center"/>
        <w:rPr>
          <w:sz w:val="22"/>
          <w:szCs w:val="22"/>
        </w:rPr>
      </w:pPr>
      <w:r w:rsidRPr="00E4451D">
        <w:rPr>
          <w:noProof/>
          <w:sz w:val="22"/>
          <w:szCs w:val="22"/>
        </w:rPr>
        <w:drawing>
          <wp:inline distT="0" distB="0" distL="0" distR="0" wp14:anchorId="5D48953A" wp14:editId="4491B2A7">
            <wp:extent cx="5657984" cy="2343807"/>
            <wp:effectExtent l="0" t="0" r="6350" b="5715"/>
            <wp:docPr id="68353710" name="Picture 68353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3710" name="Picture 683537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3652" cy="2371010"/>
                    </a:xfrm>
                    <a:prstGeom prst="rect">
                      <a:avLst/>
                    </a:prstGeom>
                  </pic:spPr>
                </pic:pic>
              </a:graphicData>
            </a:graphic>
          </wp:inline>
        </w:drawing>
      </w:r>
    </w:p>
    <w:p w14:paraId="21C84400" w14:textId="06FE6B33" w:rsidR="0050478C" w:rsidRPr="00E4451D" w:rsidRDefault="0050478C" w:rsidP="0050478C">
      <w:pPr>
        <w:pStyle w:val="Caption"/>
        <w:jc w:val="center"/>
        <w:rPr>
          <w:rFonts w:ascii="Times New Roman" w:hAnsi="Times New Roman" w:cs="Times New Roman"/>
          <w:i w:val="0"/>
          <w:color w:val="auto"/>
          <w:sz w:val="22"/>
          <w:szCs w:val="22"/>
          <w:lang w:val="en-US"/>
        </w:rPr>
      </w:pPr>
      <w:r w:rsidRPr="15F28F60">
        <w:rPr>
          <w:rFonts w:ascii="Times New Roman" w:hAnsi="Times New Roman" w:cs="Times New Roman"/>
          <w:i w:val="0"/>
          <w:color w:val="auto"/>
          <w:sz w:val="22"/>
          <w:szCs w:val="22"/>
        </w:rPr>
        <w:t xml:space="preserve">Gambar </w:t>
      </w:r>
      <w:r w:rsidRPr="00E4451D">
        <w:rPr>
          <w:rFonts w:ascii="Times New Roman" w:hAnsi="Times New Roman" w:cs="Times New Roman"/>
          <w:b/>
          <w:bCs/>
          <w:i w:val="0"/>
          <w:iCs w:val="0"/>
          <w:color w:val="auto"/>
          <w:sz w:val="22"/>
          <w:szCs w:val="22"/>
        </w:rPr>
        <w:fldChar w:fldCharType="begin"/>
      </w:r>
      <w:r w:rsidRPr="00E4451D">
        <w:rPr>
          <w:rFonts w:ascii="Times New Roman" w:hAnsi="Times New Roman" w:cs="Times New Roman"/>
          <w:b/>
          <w:bCs/>
          <w:i w:val="0"/>
          <w:iCs w:val="0"/>
          <w:color w:val="auto"/>
          <w:sz w:val="22"/>
          <w:szCs w:val="22"/>
        </w:rPr>
        <w:instrText xml:space="preserve"> SEQ Gambar \* ARABIC </w:instrText>
      </w:r>
      <w:r w:rsidRPr="00E4451D">
        <w:rPr>
          <w:rFonts w:ascii="Times New Roman" w:hAnsi="Times New Roman" w:cs="Times New Roman"/>
          <w:b/>
          <w:bCs/>
          <w:i w:val="0"/>
          <w:iCs w:val="0"/>
          <w:color w:val="auto"/>
          <w:sz w:val="22"/>
          <w:szCs w:val="22"/>
        </w:rPr>
        <w:fldChar w:fldCharType="separate"/>
      </w:r>
      <w:r w:rsidR="004F5936">
        <w:rPr>
          <w:rFonts w:ascii="Times New Roman" w:hAnsi="Times New Roman" w:cs="Times New Roman"/>
          <w:b/>
          <w:bCs/>
          <w:i w:val="0"/>
          <w:iCs w:val="0"/>
          <w:noProof/>
          <w:color w:val="auto"/>
          <w:sz w:val="22"/>
          <w:szCs w:val="22"/>
        </w:rPr>
        <w:t>1</w:t>
      </w:r>
      <w:r w:rsidRPr="00E4451D">
        <w:rPr>
          <w:rFonts w:ascii="Times New Roman" w:hAnsi="Times New Roman" w:cs="Times New Roman"/>
          <w:b/>
          <w:bCs/>
          <w:i w:val="0"/>
          <w:iCs w:val="0"/>
          <w:color w:val="auto"/>
          <w:sz w:val="22"/>
          <w:szCs w:val="22"/>
        </w:rPr>
        <w:fldChar w:fldCharType="end"/>
      </w:r>
      <w:r w:rsidRPr="15F28F60">
        <w:rPr>
          <w:rFonts w:ascii="Times New Roman" w:hAnsi="Times New Roman" w:cs="Times New Roman"/>
          <w:i w:val="0"/>
          <w:color w:val="auto"/>
          <w:sz w:val="22"/>
          <w:szCs w:val="22"/>
          <w:lang w:val="en-US"/>
        </w:rPr>
        <w:t xml:space="preserve"> </w:t>
      </w:r>
      <w:proofErr w:type="spellStart"/>
      <w:r w:rsidRPr="15F28F60">
        <w:rPr>
          <w:rFonts w:ascii="Times New Roman" w:hAnsi="Times New Roman" w:cs="Times New Roman"/>
          <w:i w:val="0"/>
          <w:color w:val="auto"/>
          <w:sz w:val="22"/>
          <w:szCs w:val="22"/>
          <w:lang w:val="en-US"/>
        </w:rPr>
        <w:t>Contoh</w:t>
      </w:r>
      <w:proofErr w:type="spellEnd"/>
      <w:r w:rsidRPr="15F28F60">
        <w:rPr>
          <w:rFonts w:ascii="Times New Roman" w:hAnsi="Times New Roman" w:cs="Times New Roman"/>
          <w:i w:val="0"/>
          <w:color w:val="auto"/>
          <w:sz w:val="22"/>
          <w:szCs w:val="22"/>
          <w:lang w:val="en-US"/>
        </w:rPr>
        <w:t xml:space="preserve"> dataset </w:t>
      </w:r>
      <w:proofErr w:type="spellStart"/>
      <w:r w:rsidRPr="15F28F60">
        <w:rPr>
          <w:rFonts w:ascii="Times New Roman" w:hAnsi="Times New Roman" w:cs="Times New Roman"/>
          <w:i w:val="0"/>
          <w:color w:val="auto"/>
          <w:sz w:val="22"/>
          <w:szCs w:val="22"/>
          <w:lang w:val="en-US"/>
        </w:rPr>
        <w:t>gambar</w:t>
      </w:r>
      <w:proofErr w:type="spellEnd"/>
      <w:r w:rsidRPr="15F28F60">
        <w:rPr>
          <w:rFonts w:ascii="Times New Roman" w:hAnsi="Times New Roman" w:cs="Times New Roman"/>
          <w:i w:val="0"/>
          <w:color w:val="auto"/>
          <w:sz w:val="22"/>
          <w:szCs w:val="22"/>
          <w:lang w:val="en-US"/>
        </w:rPr>
        <w:t xml:space="preserve"> Ubaya-IFDS3000: (1) </w:t>
      </w:r>
      <w:proofErr w:type="spellStart"/>
      <w:r w:rsidRPr="15F28F60">
        <w:rPr>
          <w:rFonts w:ascii="Times New Roman" w:hAnsi="Times New Roman" w:cs="Times New Roman"/>
          <w:i w:val="0"/>
          <w:color w:val="auto"/>
          <w:sz w:val="22"/>
          <w:szCs w:val="22"/>
          <w:lang w:val="en-US"/>
        </w:rPr>
        <w:t>Kedondong</w:t>
      </w:r>
      <w:proofErr w:type="spellEnd"/>
      <w:r w:rsidRPr="15F28F60">
        <w:rPr>
          <w:rFonts w:ascii="Times New Roman" w:hAnsi="Times New Roman" w:cs="Times New Roman"/>
          <w:i w:val="0"/>
          <w:color w:val="auto"/>
          <w:sz w:val="22"/>
          <w:szCs w:val="22"/>
          <w:lang w:val="en-US"/>
        </w:rPr>
        <w:t xml:space="preserve">, (2) </w:t>
      </w:r>
      <w:proofErr w:type="spellStart"/>
      <w:r w:rsidRPr="15F28F60">
        <w:rPr>
          <w:rFonts w:ascii="Times New Roman" w:hAnsi="Times New Roman" w:cs="Times New Roman"/>
          <w:i w:val="0"/>
          <w:color w:val="auto"/>
          <w:sz w:val="22"/>
          <w:szCs w:val="22"/>
          <w:lang w:val="en-US"/>
        </w:rPr>
        <w:t>Alpukat</w:t>
      </w:r>
      <w:proofErr w:type="spellEnd"/>
      <w:r w:rsidRPr="15F28F60">
        <w:rPr>
          <w:rFonts w:ascii="Times New Roman" w:hAnsi="Times New Roman" w:cs="Times New Roman"/>
          <w:i w:val="0"/>
          <w:color w:val="auto"/>
          <w:sz w:val="22"/>
          <w:szCs w:val="22"/>
          <w:lang w:val="en-US"/>
        </w:rPr>
        <w:t xml:space="preserve">, (3) </w:t>
      </w:r>
      <w:proofErr w:type="spellStart"/>
      <w:r w:rsidRPr="15F28F60">
        <w:rPr>
          <w:rFonts w:ascii="Times New Roman" w:hAnsi="Times New Roman" w:cs="Times New Roman"/>
          <w:i w:val="0"/>
          <w:color w:val="auto"/>
          <w:sz w:val="22"/>
          <w:szCs w:val="22"/>
          <w:lang w:val="en-US"/>
        </w:rPr>
        <w:t>Buah</w:t>
      </w:r>
      <w:proofErr w:type="spellEnd"/>
      <w:r w:rsidRPr="15F28F60">
        <w:rPr>
          <w:rFonts w:ascii="Times New Roman" w:hAnsi="Times New Roman" w:cs="Times New Roman"/>
          <w:i w:val="0"/>
          <w:color w:val="auto"/>
          <w:sz w:val="22"/>
          <w:szCs w:val="22"/>
          <w:lang w:val="en-US"/>
        </w:rPr>
        <w:t xml:space="preserve"> Naga, (4) </w:t>
      </w:r>
      <w:proofErr w:type="spellStart"/>
      <w:r w:rsidRPr="15F28F60">
        <w:rPr>
          <w:rFonts w:ascii="Times New Roman" w:hAnsi="Times New Roman" w:cs="Times New Roman"/>
          <w:i w:val="0"/>
          <w:color w:val="auto"/>
          <w:sz w:val="22"/>
          <w:szCs w:val="22"/>
          <w:lang w:val="en-US"/>
        </w:rPr>
        <w:t>Duku</w:t>
      </w:r>
      <w:proofErr w:type="spellEnd"/>
      <w:r w:rsidRPr="15F28F60">
        <w:rPr>
          <w:rFonts w:ascii="Times New Roman" w:hAnsi="Times New Roman" w:cs="Times New Roman"/>
          <w:i w:val="0"/>
          <w:color w:val="auto"/>
          <w:sz w:val="22"/>
          <w:szCs w:val="22"/>
          <w:lang w:val="en-US"/>
        </w:rPr>
        <w:t xml:space="preserve">, (5) Durian, (6) </w:t>
      </w:r>
      <w:proofErr w:type="spellStart"/>
      <w:r w:rsidRPr="15F28F60">
        <w:rPr>
          <w:rFonts w:ascii="Times New Roman" w:hAnsi="Times New Roman" w:cs="Times New Roman"/>
          <w:i w:val="0"/>
          <w:color w:val="auto"/>
          <w:sz w:val="22"/>
          <w:szCs w:val="22"/>
          <w:lang w:val="en-US"/>
        </w:rPr>
        <w:t>Jambu</w:t>
      </w:r>
      <w:proofErr w:type="spellEnd"/>
      <w:r w:rsidRPr="15F28F60">
        <w:rPr>
          <w:rFonts w:ascii="Times New Roman" w:hAnsi="Times New Roman" w:cs="Times New Roman"/>
          <w:i w:val="0"/>
          <w:color w:val="auto"/>
          <w:sz w:val="22"/>
          <w:szCs w:val="22"/>
          <w:lang w:val="en-US"/>
        </w:rPr>
        <w:t xml:space="preserve">, (7) Manggis, (8) </w:t>
      </w:r>
      <w:proofErr w:type="spellStart"/>
      <w:r w:rsidRPr="15F28F60">
        <w:rPr>
          <w:rFonts w:ascii="Times New Roman" w:hAnsi="Times New Roman" w:cs="Times New Roman"/>
          <w:i w:val="0"/>
          <w:color w:val="auto"/>
          <w:sz w:val="22"/>
          <w:szCs w:val="22"/>
          <w:lang w:val="en-US"/>
        </w:rPr>
        <w:t>Jeruk</w:t>
      </w:r>
      <w:proofErr w:type="spellEnd"/>
      <w:r w:rsidRPr="15F28F60">
        <w:rPr>
          <w:rFonts w:ascii="Times New Roman" w:hAnsi="Times New Roman" w:cs="Times New Roman"/>
          <w:i w:val="0"/>
          <w:color w:val="auto"/>
          <w:sz w:val="22"/>
          <w:szCs w:val="22"/>
          <w:lang w:val="en-US"/>
        </w:rPr>
        <w:t xml:space="preserve"> </w:t>
      </w:r>
      <w:proofErr w:type="spellStart"/>
      <w:r w:rsidRPr="15F28F60">
        <w:rPr>
          <w:rFonts w:ascii="Times New Roman" w:hAnsi="Times New Roman" w:cs="Times New Roman"/>
          <w:i w:val="0"/>
          <w:color w:val="auto"/>
          <w:sz w:val="22"/>
          <w:szCs w:val="22"/>
          <w:lang w:val="en-US"/>
        </w:rPr>
        <w:t>Pacitan</w:t>
      </w:r>
      <w:proofErr w:type="spellEnd"/>
      <w:r w:rsidRPr="15F28F60">
        <w:rPr>
          <w:rFonts w:ascii="Times New Roman" w:hAnsi="Times New Roman" w:cs="Times New Roman"/>
          <w:i w:val="0"/>
          <w:color w:val="auto"/>
          <w:sz w:val="22"/>
          <w:szCs w:val="22"/>
          <w:lang w:val="en-US"/>
        </w:rPr>
        <w:t xml:space="preserve">, (9) </w:t>
      </w:r>
      <w:proofErr w:type="spellStart"/>
      <w:r w:rsidRPr="15F28F60">
        <w:rPr>
          <w:rFonts w:ascii="Times New Roman" w:hAnsi="Times New Roman" w:cs="Times New Roman"/>
          <w:i w:val="0"/>
          <w:color w:val="auto"/>
          <w:sz w:val="22"/>
          <w:szCs w:val="22"/>
          <w:lang w:val="en-US"/>
        </w:rPr>
        <w:t>Kesemek</w:t>
      </w:r>
      <w:proofErr w:type="spellEnd"/>
      <w:r w:rsidRPr="15F28F60">
        <w:rPr>
          <w:rFonts w:ascii="Times New Roman" w:hAnsi="Times New Roman" w:cs="Times New Roman"/>
          <w:i w:val="0"/>
          <w:color w:val="auto"/>
          <w:sz w:val="22"/>
          <w:szCs w:val="22"/>
          <w:lang w:val="en-US"/>
        </w:rPr>
        <w:t xml:space="preserve">, (10) Nanas, (11) </w:t>
      </w:r>
      <w:proofErr w:type="spellStart"/>
      <w:r w:rsidRPr="15F28F60">
        <w:rPr>
          <w:rFonts w:ascii="Times New Roman" w:hAnsi="Times New Roman" w:cs="Times New Roman"/>
          <w:i w:val="0"/>
          <w:color w:val="auto"/>
          <w:sz w:val="22"/>
          <w:szCs w:val="22"/>
          <w:lang w:val="en-US"/>
        </w:rPr>
        <w:t>Salak</w:t>
      </w:r>
      <w:proofErr w:type="spellEnd"/>
      <w:r w:rsidRPr="15F28F60">
        <w:rPr>
          <w:rFonts w:ascii="Times New Roman" w:hAnsi="Times New Roman" w:cs="Times New Roman"/>
          <w:i w:val="0"/>
          <w:color w:val="auto"/>
          <w:sz w:val="22"/>
          <w:szCs w:val="22"/>
          <w:lang w:val="en-US"/>
        </w:rPr>
        <w:t xml:space="preserve">, (12) </w:t>
      </w:r>
      <w:proofErr w:type="spellStart"/>
      <w:r w:rsidRPr="15F28F60">
        <w:rPr>
          <w:rFonts w:ascii="Times New Roman" w:hAnsi="Times New Roman" w:cs="Times New Roman"/>
          <w:i w:val="0"/>
          <w:color w:val="auto"/>
          <w:sz w:val="22"/>
          <w:szCs w:val="22"/>
          <w:lang w:val="en-US"/>
        </w:rPr>
        <w:t>Sawo</w:t>
      </w:r>
      <w:proofErr w:type="spellEnd"/>
      <w:r w:rsidRPr="15F28F60">
        <w:rPr>
          <w:rFonts w:ascii="Times New Roman" w:hAnsi="Times New Roman" w:cs="Times New Roman"/>
          <w:i w:val="0"/>
          <w:color w:val="auto"/>
          <w:sz w:val="22"/>
          <w:szCs w:val="22"/>
          <w:lang w:val="en-US"/>
        </w:rPr>
        <w:t xml:space="preserve">, (13) </w:t>
      </w:r>
      <w:proofErr w:type="spellStart"/>
      <w:r w:rsidRPr="15F28F60">
        <w:rPr>
          <w:rFonts w:ascii="Times New Roman" w:hAnsi="Times New Roman" w:cs="Times New Roman"/>
          <w:i w:val="0"/>
          <w:color w:val="auto"/>
          <w:sz w:val="22"/>
          <w:szCs w:val="22"/>
          <w:lang w:val="en-US"/>
        </w:rPr>
        <w:t>Jeruk</w:t>
      </w:r>
      <w:proofErr w:type="spellEnd"/>
      <w:r w:rsidRPr="15F28F60">
        <w:rPr>
          <w:rFonts w:ascii="Times New Roman" w:hAnsi="Times New Roman" w:cs="Times New Roman"/>
          <w:i w:val="0"/>
          <w:color w:val="auto"/>
          <w:sz w:val="22"/>
          <w:szCs w:val="22"/>
          <w:lang w:val="en-US"/>
        </w:rPr>
        <w:t xml:space="preserve"> </w:t>
      </w:r>
      <w:proofErr w:type="spellStart"/>
      <w:r w:rsidRPr="15F28F60">
        <w:rPr>
          <w:rFonts w:ascii="Times New Roman" w:hAnsi="Times New Roman" w:cs="Times New Roman"/>
          <w:i w:val="0"/>
          <w:color w:val="auto"/>
          <w:sz w:val="22"/>
          <w:szCs w:val="22"/>
          <w:lang w:val="en-US"/>
        </w:rPr>
        <w:t>Nipis</w:t>
      </w:r>
      <w:proofErr w:type="spellEnd"/>
      <w:r w:rsidRPr="15F28F60">
        <w:rPr>
          <w:rFonts w:ascii="Times New Roman" w:hAnsi="Times New Roman" w:cs="Times New Roman"/>
          <w:i w:val="0"/>
          <w:color w:val="auto"/>
          <w:sz w:val="22"/>
          <w:szCs w:val="22"/>
          <w:lang w:val="en-US"/>
        </w:rPr>
        <w:t xml:space="preserve">, (14) </w:t>
      </w:r>
      <w:proofErr w:type="spellStart"/>
      <w:r w:rsidRPr="15F28F60">
        <w:rPr>
          <w:rFonts w:ascii="Times New Roman" w:hAnsi="Times New Roman" w:cs="Times New Roman"/>
          <w:i w:val="0"/>
          <w:color w:val="auto"/>
          <w:sz w:val="22"/>
          <w:szCs w:val="22"/>
          <w:lang w:val="en-US"/>
        </w:rPr>
        <w:t>Sirsak</w:t>
      </w:r>
      <w:proofErr w:type="spellEnd"/>
      <w:r w:rsidRPr="15F28F60">
        <w:rPr>
          <w:rFonts w:ascii="Times New Roman" w:hAnsi="Times New Roman" w:cs="Times New Roman"/>
          <w:i w:val="0"/>
          <w:color w:val="auto"/>
          <w:sz w:val="22"/>
          <w:szCs w:val="22"/>
          <w:lang w:val="en-US"/>
        </w:rPr>
        <w:t xml:space="preserve">, (15) </w:t>
      </w:r>
      <w:proofErr w:type="spellStart"/>
      <w:r w:rsidRPr="15F28F60">
        <w:rPr>
          <w:rFonts w:ascii="Times New Roman" w:hAnsi="Times New Roman" w:cs="Times New Roman"/>
          <w:i w:val="0"/>
          <w:color w:val="auto"/>
          <w:sz w:val="22"/>
          <w:szCs w:val="22"/>
          <w:lang w:val="en-US"/>
        </w:rPr>
        <w:t>Belimbing</w:t>
      </w:r>
      <w:proofErr w:type="spellEnd"/>
    </w:p>
    <w:p w14:paraId="1AE57E7B" w14:textId="77777777" w:rsidR="0050478C" w:rsidRPr="00E4451D" w:rsidRDefault="0050478C" w:rsidP="0050478C">
      <w:pPr>
        <w:ind w:firstLine="720"/>
        <w:jc w:val="both"/>
        <w:rPr>
          <w:sz w:val="22"/>
          <w:szCs w:val="22"/>
        </w:rPr>
      </w:pPr>
      <w:proofErr w:type="spellStart"/>
      <w:r w:rsidRPr="00E4451D">
        <w:rPr>
          <w:sz w:val="22"/>
          <w:szCs w:val="22"/>
        </w:rPr>
        <w:t>Dalam</w:t>
      </w:r>
      <w:proofErr w:type="spellEnd"/>
      <w:r w:rsidRPr="00E4451D">
        <w:rPr>
          <w:sz w:val="22"/>
          <w:szCs w:val="22"/>
        </w:rPr>
        <w:t xml:space="preserve"> dataset, </w:t>
      </w:r>
      <w:proofErr w:type="spellStart"/>
      <w:r w:rsidRPr="00E4451D">
        <w:rPr>
          <w:sz w:val="22"/>
          <w:szCs w:val="22"/>
        </w:rPr>
        <w:t>gambar</w:t>
      </w:r>
      <w:proofErr w:type="spellEnd"/>
      <w:r w:rsidRPr="00E4451D">
        <w:rPr>
          <w:sz w:val="22"/>
          <w:szCs w:val="22"/>
        </w:rPr>
        <w:t xml:space="preserve"> </w:t>
      </w:r>
      <w:proofErr w:type="spellStart"/>
      <w:r w:rsidRPr="00E4451D">
        <w:rPr>
          <w:sz w:val="22"/>
          <w:szCs w:val="22"/>
        </w:rPr>
        <w:t>memiliki</w:t>
      </w:r>
      <w:proofErr w:type="spellEnd"/>
      <w:r w:rsidRPr="00E4451D">
        <w:rPr>
          <w:sz w:val="22"/>
          <w:szCs w:val="22"/>
        </w:rPr>
        <w:t xml:space="preserve"> </w:t>
      </w:r>
      <w:r w:rsidRPr="00E4451D">
        <w:rPr>
          <w:i/>
          <w:iCs/>
          <w:sz w:val="22"/>
          <w:szCs w:val="22"/>
        </w:rPr>
        <w:t xml:space="preserve">background </w:t>
      </w:r>
      <w:proofErr w:type="spellStart"/>
      <w:r w:rsidRPr="00E4451D">
        <w:rPr>
          <w:sz w:val="22"/>
          <w:szCs w:val="22"/>
        </w:rPr>
        <w:t>dengan</w:t>
      </w:r>
      <w:proofErr w:type="spellEnd"/>
      <w:r w:rsidRPr="00E4451D">
        <w:rPr>
          <w:sz w:val="22"/>
          <w:szCs w:val="22"/>
        </w:rPr>
        <w:t xml:space="preserve"> </w:t>
      </w:r>
      <w:proofErr w:type="spellStart"/>
      <w:r w:rsidRPr="00E4451D">
        <w:rPr>
          <w:sz w:val="22"/>
          <w:szCs w:val="22"/>
        </w:rPr>
        <w:t>warna</w:t>
      </w:r>
      <w:proofErr w:type="spellEnd"/>
      <w:r w:rsidRPr="00E4451D">
        <w:rPr>
          <w:sz w:val="22"/>
          <w:szCs w:val="22"/>
        </w:rPr>
        <w:t xml:space="preserve"> yang </w:t>
      </w:r>
      <w:proofErr w:type="spellStart"/>
      <w:r w:rsidRPr="00E4451D">
        <w:rPr>
          <w:sz w:val="22"/>
          <w:szCs w:val="22"/>
        </w:rPr>
        <w:t>berbeda</w:t>
      </w:r>
      <w:proofErr w:type="spellEnd"/>
      <w:r w:rsidRPr="00E4451D">
        <w:rPr>
          <w:sz w:val="22"/>
          <w:szCs w:val="22"/>
        </w:rPr>
        <w:t xml:space="preserve">. </w:t>
      </w:r>
      <w:proofErr w:type="spellStart"/>
      <w:r w:rsidRPr="00E4451D">
        <w:rPr>
          <w:sz w:val="22"/>
          <w:szCs w:val="22"/>
        </w:rPr>
        <w:t>Warna</w:t>
      </w:r>
      <w:proofErr w:type="spellEnd"/>
      <w:r w:rsidRPr="00E4451D">
        <w:rPr>
          <w:sz w:val="22"/>
          <w:szCs w:val="22"/>
        </w:rPr>
        <w:t xml:space="preserve"> </w:t>
      </w:r>
      <w:proofErr w:type="spellStart"/>
      <w:r w:rsidRPr="00E4451D">
        <w:rPr>
          <w:sz w:val="22"/>
          <w:szCs w:val="22"/>
        </w:rPr>
        <w:t>tersebut</w:t>
      </w:r>
      <w:proofErr w:type="spellEnd"/>
      <w:r w:rsidRPr="00E4451D">
        <w:rPr>
          <w:sz w:val="22"/>
          <w:szCs w:val="22"/>
        </w:rPr>
        <w:t xml:space="preserve"> </w:t>
      </w:r>
      <w:proofErr w:type="spellStart"/>
      <w:r w:rsidRPr="00E4451D">
        <w:rPr>
          <w:sz w:val="22"/>
          <w:szCs w:val="22"/>
        </w:rPr>
        <w:t>terdiri</w:t>
      </w:r>
      <w:proofErr w:type="spellEnd"/>
      <w:r w:rsidRPr="00E4451D">
        <w:rPr>
          <w:sz w:val="22"/>
          <w:szCs w:val="22"/>
        </w:rPr>
        <w:t xml:space="preserve"> </w:t>
      </w:r>
      <w:proofErr w:type="spellStart"/>
      <w:r w:rsidRPr="00E4451D">
        <w:rPr>
          <w:sz w:val="22"/>
          <w:szCs w:val="22"/>
        </w:rPr>
        <w:t>dari</w:t>
      </w:r>
      <w:proofErr w:type="spellEnd"/>
      <w:r w:rsidRPr="00E4451D">
        <w:rPr>
          <w:sz w:val="22"/>
          <w:szCs w:val="22"/>
        </w:rPr>
        <w:t xml:space="preserve"> 5 </w:t>
      </w:r>
      <w:proofErr w:type="spellStart"/>
      <w:r w:rsidRPr="00E4451D">
        <w:rPr>
          <w:sz w:val="22"/>
          <w:szCs w:val="22"/>
        </w:rPr>
        <w:t>warna</w:t>
      </w:r>
      <w:proofErr w:type="spellEnd"/>
      <w:r w:rsidRPr="00E4451D">
        <w:rPr>
          <w:sz w:val="22"/>
          <w:szCs w:val="22"/>
        </w:rPr>
        <w:t xml:space="preserve"> yang </w:t>
      </w:r>
      <w:proofErr w:type="spellStart"/>
      <w:r w:rsidRPr="00E4451D">
        <w:rPr>
          <w:sz w:val="22"/>
          <w:szCs w:val="22"/>
        </w:rPr>
        <w:t>berbeda</w:t>
      </w:r>
      <w:proofErr w:type="spellEnd"/>
      <w:r w:rsidRPr="00E4451D">
        <w:rPr>
          <w:sz w:val="22"/>
          <w:szCs w:val="22"/>
        </w:rPr>
        <w:t xml:space="preserve"> </w:t>
      </w:r>
      <w:proofErr w:type="spellStart"/>
      <w:r w:rsidRPr="00E4451D">
        <w:rPr>
          <w:sz w:val="22"/>
          <w:szCs w:val="22"/>
        </w:rPr>
        <w:t>yaitu</w:t>
      </w:r>
      <w:proofErr w:type="spellEnd"/>
      <w:r w:rsidRPr="00E4451D">
        <w:rPr>
          <w:sz w:val="22"/>
          <w:szCs w:val="22"/>
        </w:rPr>
        <w:t xml:space="preserve">, </w:t>
      </w:r>
      <w:proofErr w:type="spellStart"/>
      <w:r w:rsidRPr="00E4451D">
        <w:rPr>
          <w:sz w:val="22"/>
          <w:szCs w:val="22"/>
        </w:rPr>
        <w:t>putih</w:t>
      </w:r>
      <w:proofErr w:type="spellEnd"/>
      <w:r w:rsidRPr="00E4451D">
        <w:rPr>
          <w:sz w:val="22"/>
          <w:szCs w:val="22"/>
        </w:rPr>
        <w:t xml:space="preserve">, </w:t>
      </w:r>
      <w:proofErr w:type="spellStart"/>
      <w:r w:rsidRPr="00E4451D">
        <w:rPr>
          <w:sz w:val="22"/>
          <w:szCs w:val="22"/>
        </w:rPr>
        <w:t>merah</w:t>
      </w:r>
      <w:proofErr w:type="spellEnd"/>
      <w:r w:rsidRPr="00E4451D">
        <w:rPr>
          <w:sz w:val="22"/>
          <w:szCs w:val="22"/>
        </w:rPr>
        <w:t xml:space="preserve"> </w:t>
      </w:r>
      <w:proofErr w:type="spellStart"/>
      <w:r w:rsidRPr="00E4451D">
        <w:rPr>
          <w:sz w:val="22"/>
          <w:szCs w:val="22"/>
        </w:rPr>
        <w:t>muda</w:t>
      </w:r>
      <w:proofErr w:type="spellEnd"/>
      <w:r w:rsidRPr="00E4451D">
        <w:rPr>
          <w:sz w:val="22"/>
          <w:szCs w:val="22"/>
        </w:rPr>
        <w:t xml:space="preserve">, </w:t>
      </w:r>
      <w:proofErr w:type="spellStart"/>
      <w:r w:rsidRPr="00E4451D">
        <w:rPr>
          <w:sz w:val="22"/>
          <w:szCs w:val="22"/>
        </w:rPr>
        <w:t>kuning</w:t>
      </w:r>
      <w:proofErr w:type="spellEnd"/>
      <w:r w:rsidRPr="00E4451D">
        <w:rPr>
          <w:sz w:val="22"/>
          <w:szCs w:val="22"/>
        </w:rPr>
        <w:t xml:space="preserve"> </w:t>
      </w:r>
      <w:proofErr w:type="spellStart"/>
      <w:r w:rsidRPr="00E4451D">
        <w:rPr>
          <w:sz w:val="22"/>
          <w:szCs w:val="22"/>
        </w:rPr>
        <w:t>terang</w:t>
      </w:r>
      <w:proofErr w:type="spellEnd"/>
      <w:r w:rsidRPr="00E4451D">
        <w:rPr>
          <w:sz w:val="22"/>
          <w:szCs w:val="22"/>
        </w:rPr>
        <w:t xml:space="preserve">, </w:t>
      </w:r>
      <w:proofErr w:type="spellStart"/>
      <w:r w:rsidRPr="00E4451D">
        <w:rPr>
          <w:sz w:val="22"/>
          <w:szCs w:val="22"/>
        </w:rPr>
        <w:t>hijau</w:t>
      </w:r>
      <w:proofErr w:type="spellEnd"/>
      <w:r w:rsidRPr="00E4451D">
        <w:rPr>
          <w:sz w:val="22"/>
          <w:szCs w:val="22"/>
        </w:rPr>
        <w:t xml:space="preserve"> </w:t>
      </w:r>
      <w:proofErr w:type="spellStart"/>
      <w:r w:rsidRPr="00E4451D">
        <w:rPr>
          <w:sz w:val="22"/>
          <w:szCs w:val="22"/>
        </w:rPr>
        <w:t>terang</w:t>
      </w:r>
      <w:proofErr w:type="spellEnd"/>
      <w:r w:rsidRPr="00E4451D">
        <w:rPr>
          <w:sz w:val="22"/>
          <w:szCs w:val="22"/>
        </w:rPr>
        <w:t xml:space="preserve">, dan </w:t>
      </w:r>
      <w:proofErr w:type="spellStart"/>
      <w:r w:rsidRPr="00E4451D">
        <w:rPr>
          <w:sz w:val="22"/>
          <w:szCs w:val="22"/>
        </w:rPr>
        <w:t>biru</w:t>
      </w:r>
      <w:proofErr w:type="spellEnd"/>
      <w:r w:rsidRPr="00E4451D">
        <w:rPr>
          <w:sz w:val="22"/>
          <w:szCs w:val="22"/>
        </w:rPr>
        <w:t xml:space="preserve"> </w:t>
      </w:r>
      <w:proofErr w:type="spellStart"/>
      <w:r w:rsidRPr="00E4451D">
        <w:rPr>
          <w:sz w:val="22"/>
          <w:szCs w:val="22"/>
        </w:rPr>
        <w:t>terang</w:t>
      </w:r>
      <w:proofErr w:type="spellEnd"/>
      <w:r w:rsidRPr="00E4451D">
        <w:rPr>
          <w:sz w:val="22"/>
          <w:szCs w:val="22"/>
        </w:rPr>
        <w:t xml:space="preserve">. </w:t>
      </w:r>
      <w:proofErr w:type="spellStart"/>
      <w:r w:rsidRPr="00E4451D">
        <w:rPr>
          <w:sz w:val="22"/>
          <w:szCs w:val="22"/>
        </w:rPr>
        <w:t>Terdapat</w:t>
      </w:r>
      <w:proofErr w:type="spellEnd"/>
      <w:r w:rsidRPr="00E4451D">
        <w:rPr>
          <w:sz w:val="22"/>
          <w:szCs w:val="22"/>
        </w:rPr>
        <w:t xml:space="preserve"> 2 </w:t>
      </w:r>
      <w:proofErr w:type="spellStart"/>
      <w:r w:rsidRPr="00E4451D">
        <w:rPr>
          <w:sz w:val="22"/>
          <w:szCs w:val="22"/>
        </w:rPr>
        <w:t>insensitas</w:t>
      </w:r>
      <w:proofErr w:type="spellEnd"/>
      <w:r w:rsidRPr="00E4451D">
        <w:rPr>
          <w:sz w:val="22"/>
          <w:szCs w:val="22"/>
        </w:rPr>
        <w:t xml:space="preserve"> </w:t>
      </w:r>
      <w:proofErr w:type="spellStart"/>
      <w:r w:rsidRPr="00E4451D">
        <w:rPr>
          <w:sz w:val="22"/>
          <w:szCs w:val="22"/>
        </w:rPr>
        <w:t>kecerahan</w:t>
      </w:r>
      <w:proofErr w:type="spellEnd"/>
      <w:r w:rsidRPr="00E4451D">
        <w:rPr>
          <w:sz w:val="22"/>
          <w:szCs w:val="22"/>
        </w:rPr>
        <w:t xml:space="preserve"> </w:t>
      </w:r>
      <w:proofErr w:type="spellStart"/>
      <w:r w:rsidRPr="00E4451D">
        <w:rPr>
          <w:sz w:val="22"/>
          <w:szCs w:val="22"/>
        </w:rPr>
        <w:t>ketika</w:t>
      </w:r>
      <w:proofErr w:type="spellEnd"/>
      <w:r w:rsidRPr="00E4451D">
        <w:rPr>
          <w:sz w:val="22"/>
          <w:szCs w:val="22"/>
        </w:rPr>
        <w:t xml:space="preserve"> </w:t>
      </w:r>
      <w:proofErr w:type="spellStart"/>
      <w:r w:rsidRPr="00E4451D">
        <w:rPr>
          <w:sz w:val="22"/>
          <w:szCs w:val="22"/>
        </w:rPr>
        <w:t>gambar</w:t>
      </w:r>
      <w:proofErr w:type="spellEnd"/>
      <w:r w:rsidRPr="00E4451D">
        <w:rPr>
          <w:sz w:val="22"/>
          <w:szCs w:val="22"/>
        </w:rPr>
        <w:t xml:space="preserve"> </w:t>
      </w:r>
      <w:proofErr w:type="spellStart"/>
      <w:r w:rsidRPr="00E4451D">
        <w:rPr>
          <w:sz w:val="22"/>
          <w:szCs w:val="22"/>
        </w:rPr>
        <w:t>diambil</w:t>
      </w:r>
      <w:proofErr w:type="spellEnd"/>
      <w:r w:rsidRPr="00E4451D">
        <w:rPr>
          <w:sz w:val="22"/>
          <w:szCs w:val="22"/>
        </w:rPr>
        <w:t xml:space="preserve">, </w:t>
      </w:r>
      <w:proofErr w:type="spellStart"/>
      <w:r w:rsidRPr="00E4451D">
        <w:rPr>
          <w:sz w:val="22"/>
          <w:szCs w:val="22"/>
        </w:rPr>
        <w:t>yaitu</w:t>
      </w:r>
      <w:proofErr w:type="spellEnd"/>
      <w:r w:rsidRPr="00E4451D">
        <w:rPr>
          <w:sz w:val="22"/>
          <w:szCs w:val="22"/>
        </w:rPr>
        <w:t xml:space="preserve"> 10.050 dan 160 </w:t>
      </w:r>
      <w:proofErr w:type="spellStart"/>
      <w:r w:rsidRPr="00E4451D">
        <w:rPr>
          <w:i/>
          <w:iCs/>
          <w:sz w:val="22"/>
          <w:szCs w:val="22"/>
        </w:rPr>
        <w:t>lm</w:t>
      </w:r>
      <w:proofErr w:type="spellEnd"/>
      <w:r w:rsidRPr="00E4451D">
        <w:rPr>
          <w:sz w:val="22"/>
          <w:szCs w:val="22"/>
        </w:rPr>
        <w:t xml:space="preserve">. </w:t>
      </w:r>
      <w:proofErr w:type="spellStart"/>
      <w:r w:rsidRPr="00E4451D">
        <w:rPr>
          <w:sz w:val="22"/>
          <w:szCs w:val="22"/>
        </w:rPr>
        <w:t>Selain</w:t>
      </w:r>
      <w:proofErr w:type="spellEnd"/>
      <w:r w:rsidRPr="00E4451D">
        <w:rPr>
          <w:sz w:val="22"/>
          <w:szCs w:val="22"/>
        </w:rPr>
        <w:t xml:space="preserve"> </w:t>
      </w:r>
      <w:proofErr w:type="spellStart"/>
      <w:r w:rsidRPr="00E4451D">
        <w:rPr>
          <w:sz w:val="22"/>
          <w:szCs w:val="22"/>
        </w:rPr>
        <w:t>itu</w:t>
      </w:r>
      <w:proofErr w:type="spellEnd"/>
      <w:r w:rsidRPr="00E4451D">
        <w:rPr>
          <w:sz w:val="22"/>
          <w:szCs w:val="22"/>
        </w:rPr>
        <w:t xml:space="preserve">, </w:t>
      </w:r>
      <w:proofErr w:type="spellStart"/>
      <w:r w:rsidRPr="00E4451D">
        <w:rPr>
          <w:sz w:val="22"/>
          <w:szCs w:val="22"/>
        </w:rPr>
        <w:t>gambar</w:t>
      </w:r>
      <w:proofErr w:type="spellEnd"/>
      <w:r w:rsidRPr="00E4451D">
        <w:rPr>
          <w:sz w:val="22"/>
          <w:szCs w:val="22"/>
        </w:rPr>
        <w:t xml:space="preserve"> </w:t>
      </w:r>
      <w:proofErr w:type="spellStart"/>
      <w:r w:rsidRPr="00E4451D">
        <w:rPr>
          <w:sz w:val="22"/>
          <w:szCs w:val="22"/>
        </w:rPr>
        <w:t>diambil</w:t>
      </w:r>
      <w:proofErr w:type="spellEnd"/>
      <w:r w:rsidRPr="00E4451D">
        <w:rPr>
          <w:sz w:val="22"/>
          <w:szCs w:val="22"/>
        </w:rPr>
        <w:t xml:space="preserve"> </w:t>
      </w:r>
      <w:proofErr w:type="spellStart"/>
      <w:r w:rsidRPr="00E4451D">
        <w:rPr>
          <w:sz w:val="22"/>
          <w:szCs w:val="22"/>
        </w:rPr>
        <w:t>dengan</w:t>
      </w:r>
      <w:proofErr w:type="spellEnd"/>
      <w:r w:rsidRPr="00E4451D">
        <w:rPr>
          <w:sz w:val="22"/>
          <w:szCs w:val="22"/>
        </w:rPr>
        <w:t xml:space="preserve"> 2 </w:t>
      </w:r>
      <w:proofErr w:type="spellStart"/>
      <w:r w:rsidRPr="00E4451D">
        <w:rPr>
          <w:sz w:val="22"/>
          <w:szCs w:val="22"/>
        </w:rPr>
        <w:t>arah</w:t>
      </w:r>
      <w:proofErr w:type="spellEnd"/>
      <w:r w:rsidRPr="00E4451D">
        <w:rPr>
          <w:sz w:val="22"/>
          <w:szCs w:val="22"/>
        </w:rPr>
        <w:t xml:space="preserve"> </w:t>
      </w:r>
      <w:proofErr w:type="spellStart"/>
      <w:r w:rsidRPr="00E4451D">
        <w:rPr>
          <w:sz w:val="22"/>
          <w:szCs w:val="22"/>
        </w:rPr>
        <w:t>sudut</w:t>
      </w:r>
      <w:proofErr w:type="spellEnd"/>
      <w:r w:rsidRPr="00E4451D">
        <w:rPr>
          <w:sz w:val="22"/>
          <w:szCs w:val="22"/>
        </w:rPr>
        <w:t xml:space="preserve"> </w:t>
      </w:r>
      <w:proofErr w:type="spellStart"/>
      <w:r w:rsidRPr="00E4451D">
        <w:rPr>
          <w:sz w:val="22"/>
          <w:szCs w:val="22"/>
        </w:rPr>
        <w:t>yaitu</w:t>
      </w:r>
      <w:proofErr w:type="spellEnd"/>
      <w:r w:rsidRPr="00E4451D">
        <w:rPr>
          <w:sz w:val="22"/>
          <w:szCs w:val="22"/>
        </w:rPr>
        <w:t xml:space="preserve"> 0</w:t>
      </w:r>
      <w:r w:rsidRPr="00E4451D">
        <w:rPr>
          <w:rFonts w:eastAsia="Symbol"/>
          <w:sz w:val="22"/>
          <w:szCs w:val="22"/>
        </w:rPr>
        <w:t>°</w:t>
      </w:r>
      <w:r w:rsidRPr="00E4451D">
        <w:rPr>
          <w:sz w:val="22"/>
          <w:szCs w:val="22"/>
        </w:rPr>
        <w:t xml:space="preserve"> dan 45</w:t>
      </w:r>
      <w:r w:rsidRPr="00E4451D">
        <w:rPr>
          <w:rFonts w:eastAsia="Symbol"/>
          <w:sz w:val="22"/>
          <w:szCs w:val="22"/>
        </w:rPr>
        <w:t>°</w:t>
      </w:r>
      <w:r w:rsidRPr="00E4451D">
        <w:rPr>
          <w:sz w:val="22"/>
          <w:szCs w:val="22"/>
        </w:rPr>
        <w:t xml:space="preserve">. Karena </w:t>
      </w:r>
      <w:proofErr w:type="spellStart"/>
      <w:r w:rsidRPr="00E4451D">
        <w:rPr>
          <w:sz w:val="22"/>
          <w:szCs w:val="22"/>
        </w:rPr>
        <w:t>memiliki</w:t>
      </w:r>
      <w:proofErr w:type="spellEnd"/>
      <w:r w:rsidRPr="00E4451D">
        <w:rPr>
          <w:sz w:val="22"/>
          <w:szCs w:val="22"/>
        </w:rPr>
        <w:t xml:space="preserve"> </w:t>
      </w:r>
      <w:proofErr w:type="spellStart"/>
      <w:r w:rsidRPr="00E4451D">
        <w:rPr>
          <w:sz w:val="22"/>
          <w:szCs w:val="22"/>
        </w:rPr>
        <w:t>sudut</w:t>
      </w:r>
      <w:proofErr w:type="spellEnd"/>
      <w:r w:rsidRPr="00E4451D">
        <w:rPr>
          <w:sz w:val="22"/>
          <w:szCs w:val="22"/>
        </w:rPr>
        <w:t xml:space="preserve"> dan </w:t>
      </w:r>
      <w:proofErr w:type="spellStart"/>
      <w:r w:rsidRPr="00E4451D">
        <w:rPr>
          <w:sz w:val="22"/>
          <w:szCs w:val="22"/>
        </w:rPr>
        <w:t>tingkat</w:t>
      </w:r>
      <w:proofErr w:type="spellEnd"/>
      <w:r w:rsidRPr="00E4451D">
        <w:rPr>
          <w:sz w:val="22"/>
          <w:szCs w:val="22"/>
        </w:rPr>
        <w:t xml:space="preserve"> </w:t>
      </w:r>
      <w:proofErr w:type="spellStart"/>
      <w:r w:rsidRPr="00E4451D">
        <w:rPr>
          <w:sz w:val="22"/>
          <w:szCs w:val="22"/>
        </w:rPr>
        <w:t>kecerahan</w:t>
      </w:r>
      <w:proofErr w:type="spellEnd"/>
      <w:r w:rsidRPr="00E4451D">
        <w:rPr>
          <w:sz w:val="22"/>
          <w:szCs w:val="22"/>
        </w:rPr>
        <w:t xml:space="preserve"> yang </w:t>
      </w:r>
      <w:proofErr w:type="spellStart"/>
      <w:r w:rsidRPr="00E4451D">
        <w:rPr>
          <w:sz w:val="22"/>
          <w:szCs w:val="22"/>
        </w:rPr>
        <w:t>berbeda</w:t>
      </w:r>
      <w:proofErr w:type="spellEnd"/>
      <w:r w:rsidRPr="00E4451D">
        <w:rPr>
          <w:sz w:val="22"/>
          <w:szCs w:val="22"/>
        </w:rPr>
        <w:t xml:space="preserve">, </w:t>
      </w:r>
      <w:proofErr w:type="spellStart"/>
      <w:r w:rsidRPr="00E4451D">
        <w:rPr>
          <w:sz w:val="22"/>
          <w:szCs w:val="22"/>
        </w:rPr>
        <w:t>gambar</w:t>
      </w:r>
      <w:proofErr w:type="spellEnd"/>
      <w:r w:rsidRPr="00E4451D">
        <w:rPr>
          <w:sz w:val="22"/>
          <w:szCs w:val="22"/>
        </w:rPr>
        <w:t xml:space="preserve"> yang </w:t>
      </w:r>
      <w:proofErr w:type="spellStart"/>
      <w:r w:rsidRPr="00E4451D">
        <w:rPr>
          <w:sz w:val="22"/>
          <w:szCs w:val="22"/>
        </w:rPr>
        <w:t>ada</w:t>
      </w:r>
      <w:proofErr w:type="spellEnd"/>
      <w:r w:rsidRPr="00E4451D">
        <w:rPr>
          <w:sz w:val="22"/>
          <w:szCs w:val="22"/>
        </w:rPr>
        <w:t xml:space="preserve"> pada dataset </w:t>
      </w:r>
      <w:proofErr w:type="spellStart"/>
      <w:r w:rsidRPr="00E4451D">
        <w:rPr>
          <w:sz w:val="22"/>
          <w:szCs w:val="22"/>
        </w:rPr>
        <w:t>umumnya</w:t>
      </w:r>
      <w:proofErr w:type="spellEnd"/>
      <w:r w:rsidRPr="00E4451D">
        <w:rPr>
          <w:sz w:val="22"/>
          <w:szCs w:val="22"/>
        </w:rPr>
        <w:t xml:space="preserve"> </w:t>
      </w:r>
      <w:proofErr w:type="spellStart"/>
      <w:r w:rsidRPr="00E4451D">
        <w:rPr>
          <w:sz w:val="22"/>
          <w:szCs w:val="22"/>
        </w:rPr>
        <w:t>memiliki</w:t>
      </w:r>
      <w:proofErr w:type="spellEnd"/>
      <w:r w:rsidRPr="00E4451D">
        <w:rPr>
          <w:sz w:val="22"/>
          <w:szCs w:val="22"/>
        </w:rPr>
        <w:t xml:space="preserve"> </w:t>
      </w:r>
      <w:proofErr w:type="spellStart"/>
      <w:r w:rsidRPr="00E4451D">
        <w:rPr>
          <w:sz w:val="22"/>
          <w:szCs w:val="22"/>
        </w:rPr>
        <w:t>bayangan</w:t>
      </w:r>
      <w:proofErr w:type="spellEnd"/>
      <w:r w:rsidRPr="00E4451D">
        <w:rPr>
          <w:sz w:val="22"/>
          <w:szCs w:val="22"/>
        </w:rPr>
        <w:t xml:space="preserve"> yang </w:t>
      </w:r>
      <w:proofErr w:type="spellStart"/>
      <w:r w:rsidRPr="00E4451D">
        <w:rPr>
          <w:sz w:val="22"/>
          <w:szCs w:val="22"/>
        </w:rPr>
        <w:t>dihasilkan</w:t>
      </w:r>
      <w:proofErr w:type="spellEnd"/>
      <w:r w:rsidRPr="00E4451D">
        <w:rPr>
          <w:sz w:val="22"/>
          <w:szCs w:val="22"/>
        </w:rPr>
        <w:t xml:space="preserve"> Ketika </w:t>
      </w:r>
      <w:proofErr w:type="spellStart"/>
      <w:r w:rsidRPr="00E4451D">
        <w:rPr>
          <w:sz w:val="22"/>
          <w:szCs w:val="22"/>
        </w:rPr>
        <w:t>menghasilkan</w:t>
      </w:r>
      <w:proofErr w:type="spellEnd"/>
      <w:r w:rsidRPr="00E4451D">
        <w:rPr>
          <w:sz w:val="22"/>
          <w:szCs w:val="22"/>
        </w:rPr>
        <w:t xml:space="preserve"> </w:t>
      </w:r>
      <w:proofErr w:type="spellStart"/>
      <w:r w:rsidRPr="00E4451D">
        <w:rPr>
          <w:sz w:val="22"/>
          <w:szCs w:val="22"/>
        </w:rPr>
        <w:t>gambar</w:t>
      </w:r>
      <w:proofErr w:type="spellEnd"/>
      <w:r w:rsidRPr="00E4451D">
        <w:rPr>
          <w:sz w:val="22"/>
          <w:szCs w:val="22"/>
        </w:rPr>
        <w:t xml:space="preserve">.  </w:t>
      </w:r>
      <w:proofErr w:type="spellStart"/>
      <w:r w:rsidRPr="00E4451D">
        <w:rPr>
          <w:sz w:val="22"/>
          <w:szCs w:val="22"/>
        </w:rPr>
        <w:t>Contoh</w:t>
      </w:r>
      <w:proofErr w:type="spellEnd"/>
      <w:r w:rsidRPr="00E4451D">
        <w:rPr>
          <w:sz w:val="22"/>
          <w:szCs w:val="22"/>
        </w:rPr>
        <w:t xml:space="preserve"> </w:t>
      </w:r>
      <w:proofErr w:type="spellStart"/>
      <w:r w:rsidRPr="00E4451D">
        <w:rPr>
          <w:sz w:val="22"/>
          <w:szCs w:val="22"/>
        </w:rPr>
        <w:t>gambar</w:t>
      </w:r>
      <w:proofErr w:type="spellEnd"/>
      <w:r w:rsidRPr="00E4451D">
        <w:rPr>
          <w:sz w:val="22"/>
          <w:szCs w:val="22"/>
        </w:rPr>
        <w:t xml:space="preserve"> pada dataset </w:t>
      </w:r>
      <w:proofErr w:type="spellStart"/>
      <w:r w:rsidRPr="00E4451D">
        <w:rPr>
          <w:sz w:val="22"/>
          <w:szCs w:val="22"/>
        </w:rPr>
        <w:t>dengan</w:t>
      </w:r>
      <w:proofErr w:type="spellEnd"/>
      <w:r w:rsidRPr="00E4451D">
        <w:rPr>
          <w:sz w:val="22"/>
          <w:szCs w:val="22"/>
        </w:rPr>
        <w:t xml:space="preserve"> </w:t>
      </w:r>
      <w:proofErr w:type="spellStart"/>
      <w:r w:rsidRPr="00E4451D">
        <w:rPr>
          <w:sz w:val="22"/>
          <w:szCs w:val="22"/>
        </w:rPr>
        <w:t>warna</w:t>
      </w:r>
      <w:proofErr w:type="spellEnd"/>
      <w:r w:rsidRPr="00E4451D">
        <w:rPr>
          <w:sz w:val="22"/>
          <w:szCs w:val="22"/>
        </w:rPr>
        <w:t xml:space="preserve"> </w:t>
      </w:r>
      <w:r w:rsidRPr="00E4451D">
        <w:rPr>
          <w:i/>
          <w:iCs/>
          <w:sz w:val="22"/>
          <w:szCs w:val="22"/>
        </w:rPr>
        <w:t xml:space="preserve">background </w:t>
      </w:r>
      <w:proofErr w:type="spellStart"/>
      <w:r w:rsidRPr="00E4451D">
        <w:rPr>
          <w:sz w:val="22"/>
          <w:szCs w:val="22"/>
        </w:rPr>
        <w:t>tertentu</w:t>
      </w:r>
      <w:proofErr w:type="spellEnd"/>
      <w:r w:rsidRPr="00E4451D">
        <w:rPr>
          <w:sz w:val="22"/>
          <w:szCs w:val="22"/>
        </w:rPr>
        <w:t xml:space="preserve"> </w:t>
      </w:r>
      <w:proofErr w:type="spellStart"/>
      <w:r w:rsidRPr="00E4451D">
        <w:rPr>
          <w:sz w:val="22"/>
          <w:szCs w:val="22"/>
        </w:rPr>
        <w:t>dapat</w:t>
      </w:r>
      <w:proofErr w:type="spellEnd"/>
      <w:r w:rsidRPr="00E4451D">
        <w:rPr>
          <w:sz w:val="22"/>
          <w:szCs w:val="22"/>
        </w:rPr>
        <w:t xml:space="preserve"> </w:t>
      </w:r>
      <w:proofErr w:type="spellStart"/>
      <w:r w:rsidRPr="00E4451D">
        <w:rPr>
          <w:sz w:val="22"/>
          <w:szCs w:val="22"/>
        </w:rPr>
        <w:t>dilihat</w:t>
      </w:r>
      <w:proofErr w:type="spellEnd"/>
      <w:r w:rsidRPr="00E4451D">
        <w:rPr>
          <w:sz w:val="22"/>
          <w:szCs w:val="22"/>
        </w:rPr>
        <w:t xml:space="preserve"> pada Gambar 2.  </w:t>
      </w:r>
      <w:proofErr w:type="spellStart"/>
      <w:r w:rsidRPr="00E4451D">
        <w:rPr>
          <w:sz w:val="22"/>
          <w:szCs w:val="22"/>
        </w:rPr>
        <w:t>Contoh</w:t>
      </w:r>
      <w:proofErr w:type="spellEnd"/>
      <w:r w:rsidRPr="00E4451D">
        <w:rPr>
          <w:sz w:val="22"/>
          <w:szCs w:val="22"/>
        </w:rPr>
        <w:t xml:space="preserve"> </w:t>
      </w:r>
      <w:proofErr w:type="spellStart"/>
      <w:r w:rsidRPr="00E4451D">
        <w:rPr>
          <w:sz w:val="22"/>
          <w:szCs w:val="22"/>
        </w:rPr>
        <w:t>gambar</w:t>
      </w:r>
      <w:proofErr w:type="spellEnd"/>
      <w:r w:rsidRPr="00E4451D">
        <w:rPr>
          <w:sz w:val="22"/>
          <w:szCs w:val="22"/>
        </w:rPr>
        <w:t xml:space="preserve"> pada dataset </w:t>
      </w:r>
      <w:proofErr w:type="spellStart"/>
      <w:r w:rsidRPr="00E4451D">
        <w:rPr>
          <w:sz w:val="22"/>
          <w:szCs w:val="22"/>
        </w:rPr>
        <w:t>dengan</w:t>
      </w:r>
      <w:proofErr w:type="spellEnd"/>
      <w:r w:rsidRPr="00E4451D">
        <w:rPr>
          <w:sz w:val="22"/>
          <w:szCs w:val="22"/>
        </w:rPr>
        <w:t xml:space="preserve"> </w:t>
      </w:r>
      <w:proofErr w:type="spellStart"/>
      <w:r w:rsidRPr="00E4451D">
        <w:rPr>
          <w:sz w:val="22"/>
          <w:szCs w:val="22"/>
        </w:rPr>
        <w:t>variasi</w:t>
      </w:r>
      <w:proofErr w:type="spellEnd"/>
      <w:r w:rsidRPr="00E4451D">
        <w:rPr>
          <w:sz w:val="22"/>
          <w:szCs w:val="22"/>
        </w:rPr>
        <w:t xml:space="preserve"> </w:t>
      </w:r>
      <w:proofErr w:type="spellStart"/>
      <w:r w:rsidRPr="00E4451D">
        <w:rPr>
          <w:sz w:val="22"/>
          <w:szCs w:val="22"/>
        </w:rPr>
        <w:t>sudut</w:t>
      </w:r>
      <w:proofErr w:type="spellEnd"/>
      <w:r w:rsidRPr="00E4451D">
        <w:rPr>
          <w:sz w:val="22"/>
          <w:szCs w:val="22"/>
        </w:rPr>
        <w:t xml:space="preserve"> dan </w:t>
      </w:r>
      <w:proofErr w:type="spellStart"/>
      <w:r w:rsidRPr="00E4451D">
        <w:rPr>
          <w:sz w:val="22"/>
          <w:szCs w:val="22"/>
        </w:rPr>
        <w:t>tingkat</w:t>
      </w:r>
      <w:proofErr w:type="spellEnd"/>
      <w:r w:rsidRPr="00E4451D">
        <w:rPr>
          <w:sz w:val="22"/>
          <w:szCs w:val="22"/>
        </w:rPr>
        <w:t xml:space="preserve"> </w:t>
      </w:r>
      <w:proofErr w:type="spellStart"/>
      <w:r w:rsidRPr="00E4451D">
        <w:rPr>
          <w:sz w:val="22"/>
          <w:szCs w:val="22"/>
        </w:rPr>
        <w:t>kecerahan</w:t>
      </w:r>
      <w:proofErr w:type="spellEnd"/>
      <w:r w:rsidRPr="00E4451D">
        <w:rPr>
          <w:sz w:val="22"/>
          <w:szCs w:val="22"/>
        </w:rPr>
        <w:t xml:space="preserve"> </w:t>
      </w:r>
      <w:proofErr w:type="spellStart"/>
      <w:r w:rsidRPr="00E4451D">
        <w:rPr>
          <w:sz w:val="22"/>
          <w:szCs w:val="22"/>
        </w:rPr>
        <w:t>tertentu</w:t>
      </w:r>
      <w:proofErr w:type="spellEnd"/>
      <w:r w:rsidRPr="00E4451D">
        <w:rPr>
          <w:sz w:val="22"/>
          <w:szCs w:val="22"/>
        </w:rPr>
        <w:t xml:space="preserve"> </w:t>
      </w:r>
      <w:proofErr w:type="spellStart"/>
      <w:r w:rsidRPr="00E4451D">
        <w:rPr>
          <w:sz w:val="22"/>
          <w:szCs w:val="22"/>
        </w:rPr>
        <w:t>dapat</w:t>
      </w:r>
      <w:proofErr w:type="spellEnd"/>
      <w:r w:rsidRPr="00E4451D">
        <w:rPr>
          <w:sz w:val="22"/>
          <w:szCs w:val="22"/>
        </w:rPr>
        <w:t xml:space="preserve"> </w:t>
      </w:r>
      <w:proofErr w:type="spellStart"/>
      <w:r w:rsidRPr="00E4451D">
        <w:rPr>
          <w:sz w:val="22"/>
          <w:szCs w:val="22"/>
        </w:rPr>
        <w:t>dilihat</w:t>
      </w:r>
      <w:proofErr w:type="spellEnd"/>
      <w:r w:rsidRPr="00E4451D">
        <w:rPr>
          <w:sz w:val="22"/>
          <w:szCs w:val="22"/>
        </w:rPr>
        <w:t xml:space="preserve"> pada Gambar 3. </w:t>
      </w:r>
    </w:p>
    <w:p w14:paraId="7131FD49" w14:textId="77777777" w:rsidR="0050478C" w:rsidRPr="00E4451D" w:rsidRDefault="0050478C" w:rsidP="0050478C">
      <w:pPr>
        <w:keepNext/>
        <w:jc w:val="center"/>
        <w:rPr>
          <w:sz w:val="22"/>
          <w:szCs w:val="22"/>
        </w:rPr>
      </w:pPr>
      <w:r w:rsidRPr="00E4451D">
        <w:rPr>
          <w:noProof/>
          <w:sz w:val="22"/>
          <w:szCs w:val="22"/>
        </w:rPr>
        <w:drawing>
          <wp:inline distT="0" distB="0" distL="0" distR="0" wp14:anchorId="247F8FAE" wp14:editId="4CB7C5F9">
            <wp:extent cx="5559972" cy="1575435"/>
            <wp:effectExtent l="0" t="0" r="3175" b="0"/>
            <wp:docPr id="1269018480" name="Picture 1269018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18480" name="Picture 1269018480"/>
                    <pic:cNvPicPr/>
                  </pic:nvPicPr>
                  <pic:blipFill rotWithShape="1">
                    <a:blip r:embed="rId22">
                      <a:extLst>
                        <a:ext uri="{28A0092B-C50C-407E-A947-70E740481C1C}">
                          <a14:useLocalDpi xmlns:a14="http://schemas.microsoft.com/office/drawing/2010/main" val="0"/>
                        </a:ext>
                      </a:extLst>
                    </a:blip>
                    <a:srcRect r="2993"/>
                    <a:stretch/>
                  </pic:blipFill>
                  <pic:spPr bwMode="auto">
                    <a:xfrm>
                      <a:off x="0" y="0"/>
                      <a:ext cx="5559972" cy="1575435"/>
                    </a:xfrm>
                    <a:prstGeom prst="rect">
                      <a:avLst/>
                    </a:prstGeom>
                    <a:ln>
                      <a:noFill/>
                    </a:ln>
                    <a:extLst>
                      <a:ext uri="{53640926-AAD7-44D8-BBD7-CCE9431645EC}">
                        <a14:shadowObscured xmlns:a14="http://schemas.microsoft.com/office/drawing/2010/main"/>
                      </a:ext>
                    </a:extLst>
                  </pic:spPr>
                </pic:pic>
              </a:graphicData>
            </a:graphic>
          </wp:inline>
        </w:drawing>
      </w:r>
    </w:p>
    <w:p w14:paraId="25CEDA19" w14:textId="2D4F7BF3" w:rsidR="0050478C" w:rsidRPr="00E4451D" w:rsidRDefault="0050478C" w:rsidP="0050478C">
      <w:pPr>
        <w:pStyle w:val="Caption"/>
        <w:jc w:val="center"/>
        <w:rPr>
          <w:rFonts w:ascii="Times New Roman" w:hAnsi="Times New Roman" w:cs="Times New Roman"/>
          <w:i w:val="0"/>
          <w:color w:val="auto"/>
          <w:sz w:val="22"/>
          <w:szCs w:val="22"/>
          <w:lang w:val="en-US"/>
        </w:rPr>
      </w:pPr>
      <w:r w:rsidRPr="15F28F60">
        <w:rPr>
          <w:rFonts w:ascii="Times New Roman" w:hAnsi="Times New Roman" w:cs="Times New Roman"/>
          <w:i w:val="0"/>
          <w:color w:val="auto"/>
          <w:sz w:val="22"/>
          <w:szCs w:val="22"/>
        </w:rPr>
        <w:t xml:space="preserve">Gambar </w:t>
      </w:r>
      <w:r w:rsidRPr="00E4451D">
        <w:rPr>
          <w:rFonts w:ascii="Times New Roman" w:hAnsi="Times New Roman" w:cs="Times New Roman"/>
          <w:b/>
          <w:bCs/>
          <w:i w:val="0"/>
          <w:iCs w:val="0"/>
          <w:color w:val="auto"/>
          <w:sz w:val="22"/>
          <w:szCs w:val="22"/>
        </w:rPr>
        <w:fldChar w:fldCharType="begin"/>
      </w:r>
      <w:r w:rsidRPr="00E4451D">
        <w:rPr>
          <w:rFonts w:ascii="Times New Roman" w:hAnsi="Times New Roman" w:cs="Times New Roman"/>
          <w:b/>
          <w:bCs/>
          <w:i w:val="0"/>
          <w:iCs w:val="0"/>
          <w:color w:val="auto"/>
          <w:sz w:val="22"/>
          <w:szCs w:val="22"/>
        </w:rPr>
        <w:instrText xml:space="preserve"> SEQ Gambar \* ARABIC </w:instrText>
      </w:r>
      <w:r w:rsidRPr="00E4451D">
        <w:rPr>
          <w:rFonts w:ascii="Times New Roman" w:hAnsi="Times New Roman" w:cs="Times New Roman"/>
          <w:b/>
          <w:bCs/>
          <w:i w:val="0"/>
          <w:iCs w:val="0"/>
          <w:color w:val="auto"/>
          <w:sz w:val="22"/>
          <w:szCs w:val="22"/>
        </w:rPr>
        <w:fldChar w:fldCharType="separate"/>
      </w:r>
      <w:r w:rsidR="004F5936">
        <w:rPr>
          <w:rFonts w:ascii="Times New Roman" w:hAnsi="Times New Roman" w:cs="Times New Roman"/>
          <w:b/>
          <w:bCs/>
          <w:i w:val="0"/>
          <w:iCs w:val="0"/>
          <w:noProof/>
          <w:color w:val="auto"/>
          <w:sz w:val="22"/>
          <w:szCs w:val="22"/>
        </w:rPr>
        <w:t>2</w:t>
      </w:r>
      <w:r w:rsidRPr="00E4451D">
        <w:rPr>
          <w:rFonts w:ascii="Times New Roman" w:hAnsi="Times New Roman" w:cs="Times New Roman"/>
          <w:b/>
          <w:bCs/>
          <w:i w:val="0"/>
          <w:iCs w:val="0"/>
          <w:color w:val="auto"/>
          <w:sz w:val="22"/>
          <w:szCs w:val="22"/>
        </w:rPr>
        <w:fldChar w:fldCharType="end"/>
      </w:r>
      <w:r w:rsidRPr="15F28F60">
        <w:rPr>
          <w:rFonts w:ascii="Times New Roman" w:hAnsi="Times New Roman" w:cs="Times New Roman"/>
          <w:i w:val="0"/>
          <w:color w:val="auto"/>
          <w:sz w:val="22"/>
          <w:szCs w:val="22"/>
          <w:lang w:val="en-US"/>
        </w:rPr>
        <w:t xml:space="preserve"> </w:t>
      </w:r>
      <w:proofErr w:type="spellStart"/>
      <w:r w:rsidRPr="15F28F60">
        <w:rPr>
          <w:rFonts w:ascii="Times New Roman" w:hAnsi="Times New Roman" w:cs="Times New Roman"/>
          <w:i w:val="0"/>
          <w:color w:val="auto"/>
          <w:sz w:val="22"/>
          <w:szCs w:val="22"/>
          <w:lang w:val="en-US"/>
        </w:rPr>
        <w:t>Contoh</w:t>
      </w:r>
      <w:proofErr w:type="spellEnd"/>
      <w:r w:rsidRPr="15F28F60">
        <w:rPr>
          <w:rFonts w:ascii="Times New Roman" w:hAnsi="Times New Roman" w:cs="Times New Roman"/>
          <w:i w:val="0"/>
          <w:color w:val="auto"/>
          <w:sz w:val="22"/>
          <w:szCs w:val="22"/>
          <w:lang w:val="en-US"/>
        </w:rPr>
        <w:t xml:space="preserve"> </w:t>
      </w:r>
      <w:proofErr w:type="spellStart"/>
      <w:r w:rsidRPr="15F28F60">
        <w:rPr>
          <w:rFonts w:ascii="Times New Roman" w:hAnsi="Times New Roman" w:cs="Times New Roman"/>
          <w:i w:val="0"/>
          <w:color w:val="auto"/>
          <w:sz w:val="22"/>
          <w:szCs w:val="22"/>
          <w:lang w:val="en-US"/>
        </w:rPr>
        <w:t>gambar</w:t>
      </w:r>
      <w:proofErr w:type="spellEnd"/>
      <w:r w:rsidRPr="15F28F60">
        <w:rPr>
          <w:rFonts w:ascii="Times New Roman" w:hAnsi="Times New Roman" w:cs="Times New Roman"/>
          <w:i w:val="0"/>
          <w:color w:val="auto"/>
          <w:sz w:val="22"/>
          <w:szCs w:val="22"/>
          <w:lang w:val="en-US"/>
        </w:rPr>
        <w:t xml:space="preserve"> </w:t>
      </w:r>
      <w:proofErr w:type="spellStart"/>
      <w:r w:rsidRPr="15F28F60">
        <w:rPr>
          <w:rFonts w:ascii="Times New Roman" w:hAnsi="Times New Roman" w:cs="Times New Roman"/>
          <w:i w:val="0"/>
          <w:color w:val="auto"/>
          <w:sz w:val="22"/>
          <w:szCs w:val="22"/>
          <w:lang w:val="en-US"/>
        </w:rPr>
        <w:t>dari</w:t>
      </w:r>
      <w:proofErr w:type="spellEnd"/>
      <w:r w:rsidRPr="15F28F60">
        <w:rPr>
          <w:rFonts w:ascii="Times New Roman" w:hAnsi="Times New Roman" w:cs="Times New Roman"/>
          <w:i w:val="0"/>
          <w:color w:val="auto"/>
          <w:sz w:val="22"/>
          <w:szCs w:val="22"/>
          <w:lang w:val="en-US"/>
        </w:rPr>
        <w:t xml:space="preserve"> dataset </w:t>
      </w:r>
      <w:proofErr w:type="spellStart"/>
      <w:r w:rsidRPr="15F28F60">
        <w:rPr>
          <w:rFonts w:ascii="Times New Roman" w:hAnsi="Times New Roman" w:cs="Times New Roman"/>
          <w:i w:val="0"/>
          <w:color w:val="auto"/>
          <w:sz w:val="22"/>
          <w:szCs w:val="22"/>
          <w:lang w:val="en-US"/>
        </w:rPr>
        <w:t>dengan</w:t>
      </w:r>
      <w:proofErr w:type="spellEnd"/>
      <w:r w:rsidRPr="15F28F60">
        <w:rPr>
          <w:rFonts w:ascii="Times New Roman" w:hAnsi="Times New Roman" w:cs="Times New Roman"/>
          <w:i w:val="0"/>
          <w:color w:val="auto"/>
          <w:sz w:val="22"/>
          <w:szCs w:val="22"/>
          <w:lang w:val="en-US"/>
        </w:rPr>
        <w:t xml:space="preserve"> </w:t>
      </w:r>
      <w:proofErr w:type="spellStart"/>
      <w:r w:rsidRPr="15F28F60">
        <w:rPr>
          <w:rFonts w:ascii="Times New Roman" w:hAnsi="Times New Roman" w:cs="Times New Roman"/>
          <w:i w:val="0"/>
          <w:color w:val="auto"/>
          <w:sz w:val="22"/>
          <w:szCs w:val="22"/>
          <w:lang w:val="en-US"/>
        </w:rPr>
        <w:t>warna</w:t>
      </w:r>
      <w:proofErr w:type="spellEnd"/>
      <w:r w:rsidRPr="15F28F60">
        <w:rPr>
          <w:rFonts w:ascii="Times New Roman" w:hAnsi="Times New Roman" w:cs="Times New Roman"/>
          <w:i w:val="0"/>
          <w:color w:val="auto"/>
          <w:sz w:val="22"/>
          <w:szCs w:val="22"/>
          <w:lang w:val="en-US"/>
        </w:rPr>
        <w:t xml:space="preserve"> </w:t>
      </w:r>
      <w:r w:rsidRPr="15F28F60">
        <w:rPr>
          <w:rFonts w:ascii="Times New Roman" w:hAnsi="Times New Roman" w:cs="Times New Roman"/>
          <w:color w:val="auto"/>
          <w:sz w:val="22"/>
          <w:szCs w:val="22"/>
          <w:lang w:val="en-US"/>
        </w:rPr>
        <w:t xml:space="preserve">background </w:t>
      </w:r>
      <w:r w:rsidRPr="15F28F60">
        <w:rPr>
          <w:rFonts w:ascii="Times New Roman" w:hAnsi="Times New Roman" w:cs="Times New Roman"/>
          <w:i w:val="0"/>
          <w:color w:val="auto"/>
          <w:sz w:val="22"/>
          <w:szCs w:val="22"/>
          <w:lang w:val="en-US"/>
        </w:rPr>
        <w:t xml:space="preserve">yang </w:t>
      </w:r>
      <w:proofErr w:type="spellStart"/>
      <w:r w:rsidRPr="15F28F60">
        <w:rPr>
          <w:rFonts w:ascii="Times New Roman" w:hAnsi="Times New Roman" w:cs="Times New Roman"/>
          <w:i w:val="0"/>
          <w:color w:val="auto"/>
          <w:sz w:val="22"/>
          <w:szCs w:val="22"/>
          <w:lang w:val="en-US"/>
        </w:rPr>
        <w:t>berbeda</w:t>
      </w:r>
      <w:proofErr w:type="spellEnd"/>
      <w:r w:rsidRPr="15F28F60">
        <w:rPr>
          <w:rFonts w:ascii="Times New Roman" w:hAnsi="Times New Roman" w:cs="Times New Roman"/>
          <w:i w:val="0"/>
          <w:color w:val="auto"/>
          <w:sz w:val="22"/>
          <w:szCs w:val="22"/>
          <w:lang w:val="en-US"/>
        </w:rPr>
        <w:t xml:space="preserve">: (1) </w:t>
      </w:r>
      <w:proofErr w:type="spellStart"/>
      <w:r w:rsidRPr="15F28F60">
        <w:rPr>
          <w:rFonts w:ascii="Times New Roman" w:hAnsi="Times New Roman" w:cs="Times New Roman"/>
          <w:i w:val="0"/>
          <w:color w:val="auto"/>
          <w:sz w:val="22"/>
          <w:szCs w:val="22"/>
          <w:lang w:val="en-US"/>
        </w:rPr>
        <w:t>putih</w:t>
      </w:r>
      <w:proofErr w:type="spellEnd"/>
      <w:r w:rsidRPr="15F28F60">
        <w:rPr>
          <w:rFonts w:ascii="Times New Roman" w:hAnsi="Times New Roman" w:cs="Times New Roman"/>
          <w:i w:val="0"/>
          <w:color w:val="auto"/>
          <w:sz w:val="22"/>
          <w:szCs w:val="22"/>
          <w:lang w:val="en-US"/>
        </w:rPr>
        <w:t xml:space="preserve">, (2) </w:t>
      </w:r>
      <w:proofErr w:type="spellStart"/>
      <w:r w:rsidRPr="15F28F60">
        <w:rPr>
          <w:rFonts w:ascii="Times New Roman" w:hAnsi="Times New Roman" w:cs="Times New Roman"/>
          <w:i w:val="0"/>
          <w:color w:val="auto"/>
          <w:sz w:val="22"/>
          <w:szCs w:val="22"/>
          <w:lang w:val="en-US"/>
        </w:rPr>
        <w:t>merah</w:t>
      </w:r>
      <w:proofErr w:type="spellEnd"/>
      <w:r w:rsidRPr="15F28F60">
        <w:rPr>
          <w:rFonts w:ascii="Times New Roman" w:hAnsi="Times New Roman" w:cs="Times New Roman"/>
          <w:i w:val="0"/>
          <w:color w:val="auto"/>
          <w:sz w:val="22"/>
          <w:szCs w:val="22"/>
          <w:lang w:val="en-US"/>
        </w:rPr>
        <w:t xml:space="preserve"> </w:t>
      </w:r>
      <w:proofErr w:type="spellStart"/>
      <w:r w:rsidRPr="15F28F60">
        <w:rPr>
          <w:rFonts w:ascii="Times New Roman" w:hAnsi="Times New Roman" w:cs="Times New Roman"/>
          <w:i w:val="0"/>
          <w:color w:val="auto"/>
          <w:sz w:val="22"/>
          <w:szCs w:val="22"/>
          <w:lang w:val="en-US"/>
        </w:rPr>
        <w:t>muda</w:t>
      </w:r>
      <w:proofErr w:type="spellEnd"/>
      <w:r w:rsidRPr="15F28F60">
        <w:rPr>
          <w:rFonts w:ascii="Times New Roman" w:hAnsi="Times New Roman" w:cs="Times New Roman"/>
          <w:i w:val="0"/>
          <w:color w:val="auto"/>
          <w:sz w:val="22"/>
          <w:szCs w:val="22"/>
          <w:lang w:val="en-US"/>
        </w:rPr>
        <w:t xml:space="preserve">, (3) </w:t>
      </w:r>
      <w:proofErr w:type="spellStart"/>
      <w:r w:rsidRPr="15F28F60">
        <w:rPr>
          <w:rFonts w:ascii="Times New Roman" w:hAnsi="Times New Roman" w:cs="Times New Roman"/>
          <w:i w:val="0"/>
          <w:color w:val="auto"/>
          <w:sz w:val="22"/>
          <w:szCs w:val="22"/>
          <w:lang w:val="en-US"/>
        </w:rPr>
        <w:t>kuning</w:t>
      </w:r>
      <w:proofErr w:type="spellEnd"/>
      <w:r w:rsidRPr="15F28F60">
        <w:rPr>
          <w:rFonts w:ascii="Times New Roman" w:hAnsi="Times New Roman" w:cs="Times New Roman"/>
          <w:i w:val="0"/>
          <w:color w:val="auto"/>
          <w:sz w:val="22"/>
          <w:szCs w:val="22"/>
          <w:lang w:val="en-US"/>
        </w:rPr>
        <w:t xml:space="preserve"> </w:t>
      </w:r>
      <w:proofErr w:type="spellStart"/>
      <w:r w:rsidRPr="15F28F60">
        <w:rPr>
          <w:rFonts w:ascii="Times New Roman" w:hAnsi="Times New Roman" w:cs="Times New Roman"/>
          <w:i w:val="0"/>
          <w:color w:val="auto"/>
          <w:sz w:val="22"/>
          <w:szCs w:val="22"/>
          <w:lang w:val="en-US"/>
        </w:rPr>
        <w:t>terang</w:t>
      </w:r>
      <w:proofErr w:type="spellEnd"/>
      <w:r w:rsidRPr="15F28F60">
        <w:rPr>
          <w:rFonts w:ascii="Times New Roman" w:hAnsi="Times New Roman" w:cs="Times New Roman"/>
          <w:i w:val="0"/>
          <w:color w:val="auto"/>
          <w:sz w:val="22"/>
          <w:szCs w:val="22"/>
          <w:lang w:val="en-US"/>
        </w:rPr>
        <w:t xml:space="preserve">, (4) </w:t>
      </w:r>
      <w:proofErr w:type="spellStart"/>
      <w:r w:rsidRPr="15F28F60">
        <w:rPr>
          <w:rFonts w:ascii="Times New Roman" w:hAnsi="Times New Roman" w:cs="Times New Roman"/>
          <w:i w:val="0"/>
          <w:color w:val="auto"/>
          <w:sz w:val="22"/>
          <w:szCs w:val="22"/>
          <w:lang w:val="en-US"/>
        </w:rPr>
        <w:t>hijau</w:t>
      </w:r>
      <w:proofErr w:type="spellEnd"/>
      <w:r w:rsidRPr="15F28F60">
        <w:rPr>
          <w:rFonts w:ascii="Times New Roman" w:hAnsi="Times New Roman" w:cs="Times New Roman"/>
          <w:i w:val="0"/>
          <w:color w:val="auto"/>
          <w:sz w:val="22"/>
          <w:szCs w:val="22"/>
          <w:lang w:val="en-US"/>
        </w:rPr>
        <w:t xml:space="preserve"> </w:t>
      </w:r>
      <w:proofErr w:type="spellStart"/>
      <w:r w:rsidRPr="15F28F60">
        <w:rPr>
          <w:rFonts w:ascii="Times New Roman" w:hAnsi="Times New Roman" w:cs="Times New Roman"/>
          <w:i w:val="0"/>
          <w:color w:val="auto"/>
          <w:sz w:val="22"/>
          <w:szCs w:val="22"/>
          <w:lang w:val="en-US"/>
        </w:rPr>
        <w:t>terang</w:t>
      </w:r>
      <w:proofErr w:type="spellEnd"/>
      <w:r w:rsidRPr="15F28F60">
        <w:rPr>
          <w:rFonts w:ascii="Times New Roman" w:hAnsi="Times New Roman" w:cs="Times New Roman"/>
          <w:i w:val="0"/>
          <w:color w:val="auto"/>
          <w:sz w:val="22"/>
          <w:szCs w:val="22"/>
          <w:lang w:val="en-US"/>
        </w:rPr>
        <w:t xml:space="preserve">, dan (5) </w:t>
      </w:r>
      <w:proofErr w:type="spellStart"/>
      <w:r w:rsidRPr="15F28F60">
        <w:rPr>
          <w:rFonts w:ascii="Times New Roman" w:hAnsi="Times New Roman" w:cs="Times New Roman"/>
          <w:i w:val="0"/>
          <w:color w:val="auto"/>
          <w:sz w:val="22"/>
          <w:szCs w:val="22"/>
          <w:lang w:val="en-US"/>
        </w:rPr>
        <w:t>biru</w:t>
      </w:r>
      <w:proofErr w:type="spellEnd"/>
      <w:r w:rsidRPr="15F28F60">
        <w:rPr>
          <w:rFonts w:ascii="Times New Roman" w:hAnsi="Times New Roman" w:cs="Times New Roman"/>
          <w:i w:val="0"/>
          <w:color w:val="auto"/>
          <w:sz w:val="22"/>
          <w:szCs w:val="22"/>
          <w:lang w:val="en-US"/>
        </w:rPr>
        <w:t xml:space="preserve"> </w:t>
      </w:r>
      <w:proofErr w:type="spellStart"/>
      <w:r w:rsidRPr="15F28F60">
        <w:rPr>
          <w:rFonts w:ascii="Times New Roman" w:hAnsi="Times New Roman" w:cs="Times New Roman"/>
          <w:i w:val="0"/>
          <w:color w:val="auto"/>
          <w:sz w:val="22"/>
          <w:szCs w:val="22"/>
          <w:lang w:val="en-US"/>
        </w:rPr>
        <w:t>terang</w:t>
      </w:r>
      <w:proofErr w:type="spellEnd"/>
      <w:r w:rsidRPr="15F28F60">
        <w:rPr>
          <w:rFonts w:ascii="Times New Roman" w:hAnsi="Times New Roman" w:cs="Times New Roman"/>
          <w:i w:val="0"/>
          <w:color w:val="auto"/>
          <w:sz w:val="22"/>
          <w:szCs w:val="22"/>
          <w:lang w:val="en-US"/>
        </w:rPr>
        <w:t>.</w:t>
      </w:r>
    </w:p>
    <w:p w14:paraId="0B91BF3C" w14:textId="77777777" w:rsidR="0050478C" w:rsidRPr="00E4451D" w:rsidRDefault="0050478C" w:rsidP="0050478C">
      <w:pPr>
        <w:keepNext/>
        <w:jc w:val="center"/>
        <w:rPr>
          <w:sz w:val="22"/>
          <w:szCs w:val="22"/>
        </w:rPr>
      </w:pPr>
      <w:r w:rsidRPr="00E4451D">
        <w:rPr>
          <w:noProof/>
          <w:sz w:val="22"/>
          <w:szCs w:val="22"/>
        </w:rPr>
        <w:drawing>
          <wp:inline distT="0" distB="0" distL="0" distR="0" wp14:anchorId="4132D166" wp14:editId="55981E21">
            <wp:extent cx="5731510" cy="1802130"/>
            <wp:effectExtent l="0" t="0" r="0" b="1270"/>
            <wp:docPr id="1286095833" name="Picture 128609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095833" name="Picture 1286095833"/>
                    <pic:cNvPicPr/>
                  </pic:nvPicPr>
                  <pic:blipFill>
                    <a:blip r:embed="rId23">
                      <a:extLst>
                        <a:ext uri="{28A0092B-C50C-407E-A947-70E740481C1C}">
                          <a14:useLocalDpi xmlns:a14="http://schemas.microsoft.com/office/drawing/2010/main" val="0"/>
                        </a:ext>
                      </a:extLst>
                    </a:blip>
                    <a:stretch>
                      <a:fillRect/>
                    </a:stretch>
                  </pic:blipFill>
                  <pic:spPr>
                    <a:xfrm>
                      <a:off x="0" y="0"/>
                      <a:ext cx="5731510" cy="1802130"/>
                    </a:xfrm>
                    <a:prstGeom prst="rect">
                      <a:avLst/>
                    </a:prstGeom>
                  </pic:spPr>
                </pic:pic>
              </a:graphicData>
            </a:graphic>
          </wp:inline>
        </w:drawing>
      </w:r>
    </w:p>
    <w:p w14:paraId="71622594" w14:textId="63A7A643" w:rsidR="0050478C" w:rsidRPr="00E4451D" w:rsidRDefault="0050478C" w:rsidP="0050478C">
      <w:pPr>
        <w:pStyle w:val="Caption"/>
        <w:jc w:val="center"/>
        <w:rPr>
          <w:rFonts w:ascii="Times New Roman" w:hAnsi="Times New Roman" w:cs="Times New Roman"/>
          <w:i w:val="0"/>
          <w:color w:val="auto"/>
          <w:sz w:val="22"/>
          <w:szCs w:val="22"/>
          <w:lang w:val="en-US"/>
        </w:rPr>
      </w:pPr>
      <w:r w:rsidRPr="15F28F60">
        <w:rPr>
          <w:rFonts w:ascii="Times New Roman" w:hAnsi="Times New Roman" w:cs="Times New Roman"/>
          <w:i w:val="0"/>
          <w:color w:val="auto"/>
          <w:sz w:val="22"/>
          <w:szCs w:val="22"/>
        </w:rPr>
        <w:t xml:space="preserve">Gambar </w:t>
      </w:r>
      <w:r w:rsidRPr="00E4451D">
        <w:rPr>
          <w:rFonts w:ascii="Times New Roman" w:hAnsi="Times New Roman" w:cs="Times New Roman"/>
          <w:b/>
          <w:bCs/>
          <w:i w:val="0"/>
          <w:iCs w:val="0"/>
          <w:color w:val="auto"/>
          <w:sz w:val="22"/>
          <w:szCs w:val="22"/>
        </w:rPr>
        <w:fldChar w:fldCharType="begin"/>
      </w:r>
      <w:r w:rsidRPr="00E4451D">
        <w:rPr>
          <w:rFonts w:ascii="Times New Roman" w:hAnsi="Times New Roman" w:cs="Times New Roman"/>
          <w:b/>
          <w:bCs/>
          <w:i w:val="0"/>
          <w:iCs w:val="0"/>
          <w:color w:val="auto"/>
          <w:sz w:val="22"/>
          <w:szCs w:val="22"/>
        </w:rPr>
        <w:instrText xml:space="preserve"> SEQ Gambar \* ARABIC </w:instrText>
      </w:r>
      <w:r w:rsidRPr="00E4451D">
        <w:rPr>
          <w:rFonts w:ascii="Times New Roman" w:hAnsi="Times New Roman" w:cs="Times New Roman"/>
          <w:b/>
          <w:bCs/>
          <w:i w:val="0"/>
          <w:iCs w:val="0"/>
          <w:color w:val="auto"/>
          <w:sz w:val="22"/>
          <w:szCs w:val="22"/>
        </w:rPr>
        <w:fldChar w:fldCharType="separate"/>
      </w:r>
      <w:r w:rsidR="004F5936">
        <w:rPr>
          <w:rFonts w:ascii="Times New Roman" w:hAnsi="Times New Roman" w:cs="Times New Roman"/>
          <w:b/>
          <w:bCs/>
          <w:i w:val="0"/>
          <w:iCs w:val="0"/>
          <w:noProof/>
          <w:color w:val="auto"/>
          <w:sz w:val="22"/>
          <w:szCs w:val="22"/>
        </w:rPr>
        <w:t>3</w:t>
      </w:r>
      <w:r w:rsidRPr="00E4451D">
        <w:rPr>
          <w:rFonts w:ascii="Times New Roman" w:hAnsi="Times New Roman" w:cs="Times New Roman"/>
          <w:b/>
          <w:bCs/>
          <w:i w:val="0"/>
          <w:iCs w:val="0"/>
          <w:color w:val="auto"/>
          <w:sz w:val="22"/>
          <w:szCs w:val="22"/>
        </w:rPr>
        <w:fldChar w:fldCharType="end"/>
      </w:r>
      <w:r w:rsidRPr="15F28F60">
        <w:rPr>
          <w:rFonts w:ascii="Times New Roman" w:hAnsi="Times New Roman" w:cs="Times New Roman"/>
          <w:i w:val="0"/>
          <w:color w:val="auto"/>
          <w:sz w:val="22"/>
          <w:szCs w:val="22"/>
          <w:lang w:val="en-US"/>
        </w:rPr>
        <w:t xml:space="preserve"> </w:t>
      </w:r>
      <w:proofErr w:type="spellStart"/>
      <w:r w:rsidRPr="15F28F60">
        <w:rPr>
          <w:rFonts w:ascii="Times New Roman" w:hAnsi="Times New Roman" w:cs="Times New Roman"/>
          <w:i w:val="0"/>
          <w:color w:val="auto"/>
          <w:sz w:val="22"/>
          <w:szCs w:val="22"/>
          <w:lang w:val="en-US"/>
        </w:rPr>
        <w:t>Contoh</w:t>
      </w:r>
      <w:proofErr w:type="spellEnd"/>
      <w:r w:rsidRPr="15F28F60">
        <w:rPr>
          <w:rFonts w:ascii="Times New Roman" w:hAnsi="Times New Roman" w:cs="Times New Roman"/>
          <w:i w:val="0"/>
          <w:color w:val="auto"/>
          <w:sz w:val="22"/>
          <w:szCs w:val="22"/>
          <w:lang w:val="en-US"/>
        </w:rPr>
        <w:t xml:space="preserve"> </w:t>
      </w:r>
      <w:proofErr w:type="spellStart"/>
      <w:r w:rsidRPr="15F28F60">
        <w:rPr>
          <w:rFonts w:ascii="Times New Roman" w:hAnsi="Times New Roman" w:cs="Times New Roman"/>
          <w:i w:val="0"/>
          <w:color w:val="auto"/>
          <w:sz w:val="22"/>
          <w:szCs w:val="22"/>
          <w:lang w:val="en-US"/>
        </w:rPr>
        <w:t>gambar</w:t>
      </w:r>
      <w:proofErr w:type="spellEnd"/>
      <w:r w:rsidRPr="15F28F60">
        <w:rPr>
          <w:rFonts w:ascii="Times New Roman" w:hAnsi="Times New Roman" w:cs="Times New Roman"/>
          <w:i w:val="0"/>
          <w:color w:val="auto"/>
          <w:sz w:val="22"/>
          <w:szCs w:val="22"/>
          <w:lang w:val="en-US"/>
        </w:rPr>
        <w:t xml:space="preserve"> yang </w:t>
      </w:r>
      <w:proofErr w:type="spellStart"/>
      <w:r w:rsidRPr="15F28F60">
        <w:rPr>
          <w:rFonts w:ascii="Times New Roman" w:hAnsi="Times New Roman" w:cs="Times New Roman"/>
          <w:i w:val="0"/>
          <w:color w:val="auto"/>
          <w:sz w:val="22"/>
          <w:szCs w:val="22"/>
          <w:lang w:val="en-US"/>
        </w:rPr>
        <w:t>ada</w:t>
      </w:r>
      <w:proofErr w:type="spellEnd"/>
      <w:r w:rsidRPr="15F28F60">
        <w:rPr>
          <w:rFonts w:ascii="Times New Roman" w:hAnsi="Times New Roman" w:cs="Times New Roman"/>
          <w:i w:val="0"/>
          <w:color w:val="auto"/>
          <w:sz w:val="22"/>
          <w:szCs w:val="22"/>
          <w:lang w:val="en-US"/>
        </w:rPr>
        <w:t xml:space="preserve"> di dataset </w:t>
      </w:r>
      <w:proofErr w:type="spellStart"/>
      <w:r w:rsidRPr="15F28F60">
        <w:rPr>
          <w:rFonts w:ascii="Times New Roman" w:hAnsi="Times New Roman" w:cs="Times New Roman"/>
          <w:i w:val="0"/>
          <w:color w:val="auto"/>
          <w:sz w:val="22"/>
          <w:szCs w:val="22"/>
          <w:lang w:val="en-US"/>
        </w:rPr>
        <w:t>dengan</w:t>
      </w:r>
      <w:proofErr w:type="spellEnd"/>
      <w:r w:rsidRPr="15F28F60">
        <w:rPr>
          <w:rFonts w:ascii="Times New Roman" w:hAnsi="Times New Roman" w:cs="Times New Roman"/>
          <w:i w:val="0"/>
          <w:color w:val="auto"/>
          <w:sz w:val="22"/>
          <w:szCs w:val="22"/>
          <w:lang w:val="en-US"/>
        </w:rPr>
        <w:t xml:space="preserve"> </w:t>
      </w:r>
      <w:proofErr w:type="spellStart"/>
      <w:r w:rsidRPr="15F28F60">
        <w:rPr>
          <w:rFonts w:ascii="Times New Roman" w:hAnsi="Times New Roman" w:cs="Times New Roman"/>
          <w:i w:val="0"/>
          <w:color w:val="auto"/>
          <w:sz w:val="22"/>
          <w:szCs w:val="22"/>
          <w:lang w:val="en-US"/>
        </w:rPr>
        <w:t>tingkat</w:t>
      </w:r>
      <w:proofErr w:type="spellEnd"/>
      <w:r w:rsidRPr="15F28F60">
        <w:rPr>
          <w:rFonts w:ascii="Times New Roman" w:hAnsi="Times New Roman" w:cs="Times New Roman"/>
          <w:i w:val="0"/>
          <w:color w:val="auto"/>
          <w:sz w:val="22"/>
          <w:szCs w:val="22"/>
          <w:lang w:val="en-US"/>
        </w:rPr>
        <w:t xml:space="preserve"> </w:t>
      </w:r>
      <w:proofErr w:type="spellStart"/>
      <w:r w:rsidRPr="15F28F60">
        <w:rPr>
          <w:rFonts w:ascii="Times New Roman" w:hAnsi="Times New Roman" w:cs="Times New Roman"/>
          <w:i w:val="0"/>
          <w:color w:val="auto"/>
          <w:sz w:val="22"/>
          <w:szCs w:val="22"/>
          <w:lang w:val="en-US"/>
        </w:rPr>
        <w:t>kecerahan</w:t>
      </w:r>
      <w:proofErr w:type="spellEnd"/>
      <w:r w:rsidRPr="15F28F60">
        <w:rPr>
          <w:rFonts w:ascii="Times New Roman" w:hAnsi="Times New Roman" w:cs="Times New Roman"/>
          <w:i w:val="0"/>
          <w:color w:val="auto"/>
          <w:sz w:val="22"/>
          <w:szCs w:val="22"/>
          <w:lang w:val="en-US"/>
        </w:rPr>
        <w:t xml:space="preserve"> dan </w:t>
      </w:r>
      <w:proofErr w:type="spellStart"/>
      <w:r w:rsidRPr="15F28F60">
        <w:rPr>
          <w:rFonts w:ascii="Times New Roman" w:hAnsi="Times New Roman" w:cs="Times New Roman"/>
          <w:i w:val="0"/>
          <w:color w:val="auto"/>
          <w:sz w:val="22"/>
          <w:szCs w:val="22"/>
          <w:lang w:val="en-US"/>
        </w:rPr>
        <w:t>sudut</w:t>
      </w:r>
      <w:proofErr w:type="spellEnd"/>
      <w:r w:rsidRPr="15F28F60">
        <w:rPr>
          <w:rFonts w:ascii="Times New Roman" w:hAnsi="Times New Roman" w:cs="Times New Roman"/>
          <w:i w:val="0"/>
          <w:color w:val="auto"/>
          <w:sz w:val="22"/>
          <w:szCs w:val="22"/>
          <w:lang w:val="en-US"/>
        </w:rPr>
        <w:t xml:space="preserve"> </w:t>
      </w:r>
      <w:proofErr w:type="spellStart"/>
      <w:r w:rsidRPr="15F28F60">
        <w:rPr>
          <w:rFonts w:ascii="Times New Roman" w:hAnsi="Times New Roman" w:cs="Times New Roman"/>
          <w:i w:val="0"/>
          <w:color w:val="auto"/>
          <w:sz w:val="22"/>
          <w:szCs w:val="22"/>
          <w:lang w:val="en-US"/>
        </w:rPr>
        <w:t>orientasi</w:t>
      </w:r>
      <w:proofErr w:type="spellEnd"/>
      <w:r w:rsidRPr="15F28F60">
        <w:rPr>
          <w:rFonts w:ascii="Times New Roman" w:hAnsi="Times New Roman" w:cs="Times New Roman"/>
          <w:i w:val="0"/>
          <w:color w:val="auto"/>
          <w:sz w:val="22"/>
          <w:szCs w:val="22"/>
          <w:lang w:val="en-US"/>
        </w:rPr>
        <w:t xml:space="preserve"> </w:t>
      </w:r>
      <w:proofErr w:type="spellStart"/>
      <w:r w:rsidRPr="15F28F60">
        <w:rPr>
          <w:rFonts w:ascii="Times New Roman" w:hAnsi="Times New Roman" w:cs="Times New Roman"/>
          <w:i w:val="0"/>
          <w:color w:val="auto"/>
          <w:sz w:val="22"/>
          <w:szCs w:val="22"/>
          <w:lang w:val="en-US"/>
        </w:rPr>
        <w:t>gambar</w:t>
      </w:r>
      <w:proofErr w:type="spellEnd"/>
      <w:r w:rsidRPr="15F28F60">
        <w:rPr>
          <w:rFonts w:ascii="Times New Roman" w:hAnsi="Times New Roman" w:cs="Times New Roman"/>
          <w:i w:val="0"/>
          <w:color w:val="auto"/>
          <w:sz w:val="22"/>
          <w:szCs w:val="22"/>
          <w:lang w:val="en-US"/>
        </w:rPr>
        <w:t xml:space="preserve">: (1) 1050 </w:t>
      </w:r>
      <w:proofErr w:type="spellStart"/>
      <w:r w:rsidRPr="15F28F60">
        <w:rPr>
          <w:rFonts w:ascii="Times New Roman" w:hAnsi="Times New Roman" w:cs="Times New Roman"/>
          <w:i w:val="0"/>
          <w:color w:val="auto"/>
          <w:sz w:val="22"/>
          <w:szCs w:val="22"/>
          <w:lang w:val="en-US"/>
        </w:rPr>
        <w:t>lm</w:t>
      </w:r>
      <w:proofErr w:type="spellEnd"/>
      <w:r w:rsidRPr="15F28F60">
        <w:rPr>
          <w:rFonts w:ascii="Times New Roman" w:hAnsi="Times New Roman" w:cs="Times New Roman"/>
          <w:i w:val="0"/>
          <w:color w:val="auto"/>
          <w:sz w:val="22"/>
          <w:szCs w:val="22"/>
          <w:lang w:val="en-US"/>
        </w:rPr>
        <w:t xml:space="preserve"> dan 0</w:t>
      </w:r>
      <w:r w:rsidRPr="15F28F60">
        <w:rPr>
          <w:rFonts w:ascii="Times New Roman" w:eastAsia="Symbol" w:hAnsi="Times New Roman" w:cs="Times New Roman"/>
          <w:i w:val="0"/>
          <w:color w:val="auto"/>
          <w:sz w:val="22"/>
          <w:szCs w:val="22"/>
          <w:lang w:val="en-US"/>
        </w:rPr>
        <w:t xml:space="preserve">°, </w:t>
      </w:r>
      <w:r w:rsidRPr="15F28F60">
        <w:rPr>
          <w:rFonts w:ascii="Times New Roman" w:hAnsi="Times New Roman" w:cs="Times New Roman"/>
          <w:i w:val="0"/>
          <w:color w:val="auto"/>
          <w:sz w:val="22"/>
          <w:szCs w:val="22"/>
          <w:lang w:val="en-US"/>
        </w:rPr>
        <w:t xml:space="preserve">(2) 160 </w:t>
      </w:r>
      <w:proofErr w:type="spellStart"/>
      <w:r w:rsidRPr="15F28F60">
        <w:rPr>
          <w:rFonts w:ascii="Times New Roman" w:hAnsi="Times New Roman" w:cs="Times New Roman"/>
          <w:i w:val="0"/>
          <w:color w:val="auto"/>
          <w:sz w:val="22"/>
          <w:szCs w:val="22"/>
          <w:lang w:val="en-US"/>
        </w:rPr>
        <w:t>lm</w:t>
      </w:r>
      <w:proofErr w:type="spellEnd"/>
      <w:r w:rsidRPr="15F28F60">
        <w:rPr>
          <w:rFonts w:ascii="Times New Roman" w:hAnsi="Times New Roman" w:cs="Times New Roman"/>
          <w:i w:val="0"/>
          <w:color w:val="auto"/>
          <w:sz w:val="22"/>
          <w:szCs w:val="22"/>
          <w:lang w:val="en-US"/>
        </w:rPr>
        <w:t xml:space="preserve"> dan 0</w:t>
      </w:r>
      <w:r w:rsidRPr="15F28F60">
        <w:rPr>
          <w:rFonts w:ascii="Times New Roman" w:eastAsia="Symbol" w:hAnsi="Times New Roman" w:cs="Times New Roman"/>
          <w:i w:val="0"/>
          <w:color w:val="auto"/>
          <w:sz w:val="22"/>
          <w:szCs w:val="22"/>
          <w:lang w:val="en-US"/>
        </w:rPr>
        <w:t xml:space="preserve">° °, </w:t>
      </w:r>
      <w:r w:rsidRPr="15F28F60">
        <w:rPr>
          <w:rFonts w:ascii="Times New Roman" w:hAnsi="Times New Roman" w:cs="Times New Roman"/>
          <w:i w:val="0"/>
          <w:color w:val="auto"/>
          <w:sz w:val="22"/>
          <w:szCs w:val="22"/>
          <w:lang w:val="en-US"/>
        </w:rPr>
        <w:t xml:space="preserve">(3) 1050 </w:t>
      </w:r>
      <w:proofErr w:type="spellStart"/>
      <w:r w:rsidRPr="15F28F60">
        <w:rPr>
          <w:rFonts w:ascii="Times New Roman" w:hAnsi="Times New Roman" w:cs="Times New Roman"/>
          <w:i w:val="0"/>
          <w:color w:val="auto"/>
          <w:sz w:val="22"/>
          <w:szCs w:val="22"/>
          <w:lang w:val="en-US"/>
        </w:rPr>
        <w:t>lm</w:t>
      </w:r>
      <w:proofErr w:type="spellEnd"/>
      <w:r w:rsidRPr="15F28F60">
        <w:rPr>
          <w:rFonts w:ascii="Times New Roman" w:hAnsi="Times New Roman" w:cs="Times New Roman"/>
          <w:i w:val="0"/>
          <w:color w:val="auto"/>
          <w:sz w:val="22"/>
          <w:szCs w:val="22"/>
          <w:lang w:val="en-US"/>
        </w:rPr>
        <w:t xml:space="preserve"> dan 45</w:t>
      </w:r>
      <w:r w:rsidRPr="15F28F60">
        <w:rPr>
          <w:rFonts w:ascii="Times New Roman" w:eastAsia="Symbol" w:hAnsi="Times New Roman" w:cs="Times New Roman"/>
          <w:i w:val="0"/>
          <w:color w:val="auto"/>
          <w:sz w:val="22"/>
          <w:szCs w:val="22"/>
          <w:lang w:val="en-US"/>
        </w:rPr>
        <w:t xml:space="preserve">°°, dan </w:t>
      </w:r>
      <w:r w:rsidRPr="15F28F60">
        <w:rPr>
          <w:rFonts w:ascii="Times New Roman" w:hAnsi="Times New Roman" w:cs="Times New Roman"/>
          <w:i w:val="0"/>
          <w:color w:val="auto"/>
          <w:sz w:val="22"/>
          <w:szCs w:val="22"/>
          <w:lang w:val="en-US"/>
        </w:rPr>
        <w:t xml:space="preserve">(4) 160 </w:t>
      </w:r>
      <w:proofErr w:type="spellStart"/>
      <w:r w:rsidRPr="15F28F60">
        <w:rPr>
          <w:rFonts w:ascii="Times New Roman" w:hAnsi="Times New Roman" w:cs="Times New Roman"/>
          <w:i w:val="0"/>
          <w:color w:val="auto"/>
          <w:sz w:val="22"/>
          <w:szCs w:val="22"/>
          <w:lang w:val="en-US"/>
        </w:rPr>
        <w:t>lm</w:t>
      </w:r>
      <w:proofErr w:type="spellEnd"/>
      <w:r w:rsidRPr="15F28F60">
        <w:rPr>
          <w:rFonts w:ascii="Times New Roman" w:hAnsi="Times New Roman" w:cs="Times New Roman"/>
          <w:i w:val="0"/>
          <w:color w:val="auto"/>
          <w:sz w:val="22"/>
          <w:szCs w:val="22"/>
          <w:lang w:val="en-US"/>
        </w:rPr>
        <w:t xml:space="preserve"> dan 45</w:t>
      </w:r>
      <w:r w:rsidRPr="15F28F60">
        <w:rPr>
          <w:rFonts w:ascii="Times New Roman" w:eastAsia="Symbol" w:hAnsi="Times New Roman" w:cs="Times New Roman"/>
          <w:i w:val="0"/>
          <w:color w:val="auto"/>
          <w:sz w:val="22"/>
          <w:szCs w:val="22"/>
          <w:lang w:val="en-US"/>
        </w:rPr>
        <w:t>°</w:t>
      </w:r>
    </w:p>
    <w:p w14:paraId="44E34158" w14:textId="1502132A" w:rsidR="000655C2" w:rsidRDefault="0050478C" w:rsidP="0050478C">
      <w:pPr>
        <w:pStyle w:val="Heading2"/>
        <w:rPr>
          <w:b/>
          <w:sz w:val="24"/>
          <w:szCs w:val="24"/>
        </w:rPr>
      </w:pPr>
      <w:proofErr w:type="spellStart"/>
      <w:r w:rsidRPr="15F28F60">
        <w:rPr>
          <w:b/>
          <w:sz w:val="24"/>
          <w:szCs w:val="24"/>
        </w:rPr>
        <w:t>Algoritma</w:t>
      </w:r>
      <w:proofErr w:type="spellEnd"/>
      <w:r w:rsidRPr="15F28F60">
        <w:rPr>
          <w:b/>
          <w:sz w:val="24"/>
          <w:szCs w:val="24"/>
        </w:rPr>
        <w:t xml:space="preserve"> Watershed</w:t>
      </w:r>
    </w:p>
    <w:p w14:paraId="7B17856B" w14:textId="77777777" w:rsidR="0050478C" w:rsidRPr="00E4451D" w:rsidRDefault="0050478C" w:rsidP="0050478C">
      <w:pPr>
        <w:ind w:firstLine="720"/>
        <w:jc w:val="both"/>
        <w:rPr>
          <w:sz w:val="22"/>
          <w:szCs w:val="22"/>
        </w:rPr>
      </w:pPr>
      <w:proofErr w:type="spellStart"/>
      <w:r w:rsidRPr="00E4451D">
        <w:rPr>
          <w:sz w:val="22"/>
          <w:szCs w:val="22"/>
        </w:rPr>
        <w:t>Algoritma</w:t>
      </w:r>
      <w:proofErr w:type="spellEnd"/>
      <w:r w:rsidRPr="00E4451D">
        <w:rPr>
          <w:sz w:val="22"/>
          <w:szCs w:val="22"/>
        </w:rPr>
        <w:t xml:space="preserve"> watershed </w:t>
      </w:r>
      <w:proofErr w:type="spellStart"/>
      <w:r w:rsidRPr="00E4451D">
        <w:rPr>
          <w:sz w:val="22"/>
          <w:szCs w:val="22"/>
        </w:rPr>
        <w:t>dapat</w:t>
      </w:r>
      <w:proofErr w:type="spellEnd"/>
      <w:r w:rsidRPr="00E4451D">
        <w:rPr>
          <w:sz w:val="22"/>
          <w:szCs w:val="22"/>
        </w:rPr>
        <w:t xml:space="preserve"> </w:t>
      </w:r>
      <w:proofErr w:type="spellStart"/>
      <w:r w:rsidRPr="00E4451D">
        <w:rPr>
          <w:sz w:val="22"/>
          <w:szCs w:val="22"/>
        </w:rPr>
        <w:t>dianggap</w:t>
      </w:r>
      <w:proofErr w:type="spellEnd"/>
      <w:r w:rsidRPr="00E4451D">
        <w:rPr>
          <w:sz w:val="22"/>
          <w:szCs w:val="22"/>
        </w:rPr>
        <w:t xml:space="preserve"> </w:t>
      </w:r>
      <w:proofErr w:type="spellStart"/>
      <w:r w:rsidRPr="00E4451D">
        <w:rPr>
          <w:sz w:val="22"/>
          <w:szCs w:val="22"/>
        </w:rPr>
        <w:t>sebagai</w:t>
      </w:r>
      <w:proofErr w:type="spellEnd"/>
      <w:r w:rsidRPr="00E4451D">
        <w:rPr>
          <w:sz w:val="22"/>
          <w:szCs w:val="22"/>
        </w:rPr>
        <w:t xml:space="preserve"> proses </w:t>
      </w:r>
      <w:proofErr w:type="spellStart"/>
      <w:r w:rsidRPr="00E4451D">
        <w:rPr>
          <w:sz w:val="22"/>
          <w:szCs w:val="22"/>
        </w:rPr>
        <w:t>menuangkan</w:t>
      </w:r>
      <w:proofErr w:type="spellEnd"/>
      <w:r w:rsidRPr="00E4451D">
        <w:rPr>
          <w:sz w:val="22"/>
          <w:szCs w:val="22"/>
        </w:rPr>
        <w:t xml:space="preserve"> air </w:t>
      </w:r>
      <w:proofErr w:type="spellStart"/>
      <w:r w:rsidRPr="00E4451D">
        <w:rPr>
          <w:sz w:val="22"/>
          <w:szCs w:val="22"/>
        </w:rPr>
        <w:t>ke</w:t>
      </w:r>
      <w:proofErr w:type="spellEnd"/>
      <w:r w:rsidRPr="00E4451D">
        <w:rPr>
          <w:sz w:val="22"/>
          <w:szCs w:val="22"/>
        </w:rPr>
        <w:t xml:space="preserve"> </w:t>
      </w:r>
      <w:proofErr w:type="spellStart"/>
      <w:r w:rsidRPr="00E4451D">
        <w:rPr>
          <w:sz w:val="22"/>
          <w:szCs w:val="22"/>
        </w:rPr>
        <w:t>dalam</w:t>
      </w:r>
      <w:proofErr w:type="spellEnd"/>
      <w:r w:rsidRPr="00E4451D">
        <w:rPr>
          <w:sz w:val="22"/>
          <w:szCs w:val="22"/>
        </w:rPr>
        <w:t xml:space="preserve"> </w:t>
      </w:r>
      <w:proofErr w:type="spellStart"/>
      <w:r w:rsidRPr="00E4451D">
        <w:rPr>
          <w:sz w:val="22"/>
          <w:szCs w:val="22"/>
        </w:rPr>
        <w:t>suatu</w:t>
      </w:r>
      <w:proofErr w:type="spellEnd"/>
      <w:r w:rsidRPr="00E4451D">
        <w:rPr>
          <w:sz w:val="22"/>
          <w:szCs w:val="22"/>
        </w:rPr>
        <w:t xml:space="preserve"> area yang </w:t>
      </w:r>
      <w:proofErr w:type="spellStart"/>
      <w:r w:rsidRPr="00E4451D">
        <w:rPr>
          <w:sz w:val="22"/>
          <w:szCs w:val="22"/>
        </w:rPr>
        <w:t>memiliki</w:t>
      </w:r>
      <w:proofErr w:type="spellEnd"/>
      <w:r w:rsidRPr="00E4451D">
        <w:rPr>
          <w:sz w:val="22"/>
          <w:szCs w:val="22"/>
        </w:rPr>
        <w:t xml:space="preserve"> </w:t>
      </w:r>
      <w:proofErr w:type="spellStart"/>
      <w:r w:rsidRPr="00E4451D">
        <w:rPr>
          <w:sz w:val="22"/>
          <w:szCs w:val="22"/>
        </w:rPr>
        <w:t>bentuk</w:t>
      </w:r>
      <w:proofErr w:type="spellEnd"/>
      <w:r w:rsidRPr="00E4451D">
        <w:rPr>
          <w:sz w:val="22"/>
          <w:szCs w:val="22"/>
        </w:rPr>
        <w:t xml:space="preserve"> </w:t>
      </w:r>
      <w:proofErr w:type="spellStart"/>
      <w:r w:rsidRPr="00E4451D">
        <w:rPr>
          <w:sz w:val="22"/>
          <w:szCs w:val="22"/>
        </w:rPr>
        <w:t>cekung</w:t>
      </w:r>
      <w:proofErr w:type="spellEnd"/>
      <w:r w:rsidRPr="00E4451D">
        <w:rPr>
          <w:sz w:val="22"/>
          <w:szCs w:val="22"/>
        </w:rPr>
        <w:t xml:space="preserve"> </w:t>
      </w:r>
      <w:proofErr w:type="spellStart"/>
      <w:r w:rsidRPr="00E4451D">
        <w:rPr>
          <w:sz w:val="22"/>
          <w:szCs w:val="22"/>
        </w:rPr>
        <w:t>maupun</w:t>
      </w:r>
      <w:proofErr w:type="spellEnd"/>
      <w:r w:rsidRPr="00E4451D">
        <w:rPr>
          <w:sz w:val="22"/>
          <w:szCs w:val="22"/>
        </w:rPr>
        <w:t xml:space="preserve"> </w:t>
      </w:r>
      <w:proofErr w:type="spellStart"/>
      <w:r w:rsidRPr="00E4451D">
        <w:rPr>
          <w:sz w:val="22"/>
          <w:szCs w:val="22"/>
        </w:rPr>
        <w:t>cembung</w:t>
      </w:r>
      <w:proofErr w:type="spellEnd"/>
      <w:r w:rsidRPr="00E4451D">
        <w:rPr>
          <w:sz w:val="22"/>
          <w:szCs w:val="22"/>
        </w:rPr>
        <w:t xml:space="preserve"> [8,12]. Ketika air </w:t>
      </w:r>
      <w:proofErr w:type="spellStart"/>
      <w:r w:rsidRPr="00E4451D">
        <w:rPr>
          <w:sz w:val="22"/>
          <w:szCs w:val="22"/>
        </w:rPr>
        <w:t>mencapai</w:t>
      </w:r>
      <w:proofErr w:type="spellEnd"/>
      <w:r w:rsidRPr="00E4451D">
        <w:rPr>
          <w:sz w:val="22"/>
          <w:szCs w:val="22"/>
        </w:rPr>
        <w:t xml:space="preserve"> </w:t>
      </w:r>
      <w:proofErr w:type="spellStart"/>
      <w:r w:rsidRPr="00E4451D">
        <w:rPr>
          <w:sz w:val="22"/>
          <w:szCs w:val="22"/>
        </w:rPr>
        <w:t>suatu</w:t>
      </w:r>
      <w:proofErr w:type="spellEnd"/>
      <w:r w:rsidRPr="00E4451D">
        <w:rPr>
          <w:sz w:val="22"/>
          <w:szCs w:val="22"/>
        </w:rPr>
        <w:t xml:space="preserve"> </w:t>
      </w:r>
      <w:proofErr w:type="spellStart"/>
      <w:r w:rsidRPr="00E4451D">
        <w:rPr>
          <w:sz w:val="22"/>
          <w:szCs w:val="22"/>
        </w:rPr>
        <w:t>tingkat</w:t>
      </w:r>
      <w:proofErr w:type="spellEnd"/>
      <w:r w:rsidRPr="00E4451D">
        <w:rPr>
          <w:sz w:val="22"/>
          <w:szCs w:val="22"/>
        </w:rPr>
        <w:t xml:space="preserve"> </w:t>
      </w:r>
      <w:proofErr w:type="spellStart"/>
      <w:r w:rsidRPr="00E4451D">
        <w:rPr>
          <w:sz w:val="22"/>
          <w:szCs w:val="22"/>
        </w:rPr>
        <w:t>tertentu</w:t>
      </w:r>
      <w:proofErr w:type="spellEnd"/>
      <w:r w:rsidRPr="00E4451D">
        <w:rPr>
          <w:sz w:val="22"/>
          <w:szCs w:val="22"/>
        </w:rPr>
        <w:t xml:space="preserve"> (</w:t>
      </w:r>
      <w:proofErr w:type="spellStart"/>
      <w:r w:rsidRPr="00E4451D">
        <w:rPr>
          <w:sz w:val="22"/>
          <w:szCs w:val="22"/>
        </w:rPr>
        <w:t>misalnya</w:t>
      </w:r>
      <w:proofErr w:type="spellEnd"/>
      <w:r w:rsidRPr="00E4451D">
        <w:rPr>
          <w:sz w:val="22"/>
          <w:szCs w:val="22"/>
        </w:rPr>
        <w:t xml:space="preserve">, </w:t>
      </w:r>
      <w:proofErr w:type="spellStart"/>
      <w:r w:rsidRPr="00E4451D">
        <w:rPr>
          <w:sz w:val="22"/>
          <w:szCs w:val="22"/>
        </w:rPr>
        <w:t>ketika</w:t>
      </w:r>
      <w:proofErr w:type="spellEnd"/>
      <w:r w:rsidRPr="00E4451D">
        <w:rPr>
          <w:sz w:val="22"/>
          <w:szCs w:val="22"/>
        </w:rPr>
        <w:t xml:space="preserve"> h=90 </w:t>
      </w:r>
      <w:proofErr w:type="spellStart"/>
      <w:r w:rsidRPr="00E4451D">
        <w:rPr>
          <w:sz w:val="22"/>
          <w:szCs w:val="22"/>
        </w:rPr>
        <w:t>seperti</w:t>
      </w:r>
      <w:proofErr w:type="spellEnd"/>
      <w:r w:rsidRPr="00E4451D">
        <w:rPr>
          <w:sz w:val="22"/>
          <w:szCs w:val="22"/>
        </w:rPr>
        <w:t xml:space="preserve"> </w:t>
      </w:r>
      <w:r w:rsidRPr="00E4451D">
        <w:rPr>
          <w:sz w:val="22"/>
          <w:szCs w:val="22"/>
        </w:rPr>
        <w:lastRenderedPageBreak/>
        <w:t xml:space="preserve">pada Gambar 4), air di </w:t>
      </w:r>
      <w:proofErr w:type="spellStart"/>
      <w:r w:rsidRPr="00E4451D">
        <w:rPr>
          <w:sz w:val="22"/>
          <w:szCs w:val="22"/>
        </w:rPr>
        <w:t>berbagai</w:t>
      </w:r>
      <w:proofErr w:type="spellEnd"/>
      <w:r w:rsidRPr="00E4451D">
        <w:rPr>
          <w:sz w:val="22"/>
          <w:szCs w:val="22"/>
        </w:rPr>
        <w:t xml:space="preserve"> area </w:t>
      </w:r>
      <w:proofErr w:type="spellStart"/>
      <w:r w:rsidRPr="00E4451D">
        <w:rPr>
          <w:sz w:val="22"/>
          <w:szCs w:val="22"/>
        </w:rPr>
        <w:t>akan</w:t>
      </w:r>
      <w:proofErr w:type="spellEnd"/>
      <w:r w:rsidRPr="00E4451D">
        <w:rPr>
          <w:sz w:val="22"/>
          <w:szCs w:val="22"/>
        </w:rPr>
        <w:t xml:space="preserve"> </w:t>
      </w:r>
      <w:proofErr w:type="spellStart"/>
      <w:r w:rsidRPr="00E4451D">
        <w:rPr>
          <w:sz w:val="22"/>
          <w:szCs w:val="22"/>
        </w:rPr>
        <w:t>berkumpul</w:t>
      </w:r>
      <w:proofErr w:type="spellEnd"/>
      <w:r w:rsidRPr="00E4451D">
        <w:rPr>
          <w:sz w:val="22"/>
          <w:szCs w:val="22"/>
        </w:rPr>
        <w:t xml:space="preserve"> </w:t>
      </w:r>
      <w:proofErr w:type="spellStart"/>
      <w:r w:rsidRPr="00E4451D">
        <w:rPr>
          <w:sz w:val="22"/>
          <w:szCs w:val="22"/>
        </w:rPr>
        <w:t>bersama</w:t>
      </w:r>
      <w:proofErr w:type="spellEnd"/>
      <w:r w:rsidRPr="00E4451D">
        <w:rPr>
          <w:sz w:val="22"/>
          <w:szCs w:val="22"/>
        </w:rPr>
        <w:t xml:space="preserve">. Pada </w:t>
      </w:r>
      <w:proofErr w:type="spellStart"/>
      <w:r w:rsidRPr="00E4451D">
        <w:rPr>
          <w:sz w:val="22"/>
          <w:szCs w:val="22"/>
        </w:rPr>
        <w:t>saat</w:t>
      </w:r>
      <w:proofErr w:type="spellEnd"/>
      <w:r w:rsidRPr="00E4451D">
        <w:rPr>
          <w:sz w:val="22"/>
          <w:szCs w:val="22"/>
        </w:rPr>
        <w:t xml:space="preserve"> </w:t>
      </w:r>
      <w:proofErr w:type="spellStart"/>
      <w:r w:rsidRPr="00E4451D">
        <w:rPr>
          <w:sz w:val="22"/>
          <w:szCs w:val="22"/>
        </w:rPr>
        <w:t>ini</w:t>
      </w:r>
      <w:proofErr w:type="spellEnd"/>
      <w:r w:rsidRPr="00E4451D">
        <w:rPr>
          <w:sz w:val="22"/>
          <w:szCs w:val="22"/>
        </w:rPr>
        <w:t xml:space="preserve">, </w:t>
      </w:r>
      <w:proofErr w:type="spellStart"/>
      <w:r w:rsidRPr="00E4451D">
        <w:rPr>
          <w:sz w:val="22"/>
          <w:szCs w:val="22"/>
        </w:rPr>
        <w:t>sebuah</w:t>
      </w:r>
      <w:proofErr w:type="spellEnd"/>
      <w:r w:rsidRPr="00E4451D">
        <w:rPr>
          <w:sz w:val="22"/>
          <w:szCs w:val="22"/>
        </w:rPr>
        <w:t xml:space="preserve"> </w:t>
      </w:r>
      <w:proofErr w:type="spellStart"/>
      <w:r w:rsidRPr="00E4451D">
        <w:rPr>
          <w:sz w:val="22"/>
          <w:szCs w:val="22"/>
        </w:rPr>
        <w:t>bendungan</w:t>
      </w:r>
      <w:proofErr w:type="spellEnd"/>
      <w:r w:rsidRPr="00E4451D">
        <w:rPr>
          <w:sz w:val="22"/>
          <w:szCs w:val="22"/>
        </w:rPr>
        <w:t xml:space="preserve"> </w:t>
      </w:r>
      <w:proofErr w:type="spellStart"/>
      <w:r w:rsidRPr="00E4451D">
        <w:rPr>
          <w:sz w:val="22"/>
          <w:szCs w:val="22"/>
        </w:rPr>
        <w:t>dibangun</w:t>
      </w:r>
      <w:proofErr w:type="spellEnd"/>
      <w:r w:rsidRPr="00E4451D">
        <w:rPr>
          <w:sz w:val="22"/>
          <w:szCs w:val="22"/>
        </w:rPr>
        <w:t xml:space="preserve"> di </w:t>
      </w:r>
      <w:proofErr w:type="spellStart"/>
      <w:r w:rsidRPr="00E4451D">
        <w:rPr>
          <w:sz w:val="22"/>
          <w:szCs w:val="22"/>
        </w:rPr>
        <w:t>tempat</w:t>
      </w:r>
      <w:proofErr w:type="spellEnd"/>
      <w:r w:rsidRPr="00E4451D">
        <w:rPr>
          <w:sz w:val="22"/>
          <w:szCs w:val="22"/>
        </w:rPr>
        <w:t xml:space="preserve"> </w:t>
      </w:r>
      <w:proofErr w:type="spellStart"/>
      <w:r w:rsidRPr="00E4451D">
        <w:rPr>
          <w:sz w:val="22"/>
          <w:szCs w:val="22"/>
        </w:rPr>
        <w:t>konvergensi</w:t>
      </w:r>
      <w:proofErr w:type="spellEnd"/>
      <w:r w:rsidRPr="00E4451D">
        <w:rPr>
          <w:sz w:val="22"/>
          <w:szCs w:val="22"/>
        </w:rPr>
        <w:t xml:space="preserve"> </w:t>
      </w:r>
      <w:proofErr w:type="spellStart"/>
      <w:r w:rsidRPr="00E4451D">
        <w:rPr>
          <w:sz w:val="22"/>
          <w:szCs w:val="22"/>
        </w:rPr>
        <w:t>untuk</w:t>
      </w:r>
      <w:proofErr w:type="spellEnd"/>
      <w:r w:rsidRPr="00E4451D">
        <w:rPr>
          <w:sz w:val="22"/>
          <w:szCs w:val="22"/>
        </w:rPr>
        <w:t xml:space="preserve"> </w:t>
      </w:r>
      <w:proofErr w:type="spellStart"/>
      <w:r w:rsidRPr="00E4451D">
        <w:rPr>
          <w:sz w:val="22"/>
          <w:szCs w:val="22"/>
        </w:rPr>
        <w:t>memisahkan</w:t>
      </w:r>
      <w:proofErr w:type="spellEnd"/>
      <w:r w:rsidRPr="00E4451D">
        <w:rPr>
          <w:sz w:val="22"/>
          <w:szCs w:val="22"/>
        </w:rPr>
        <w:t xml:space="preserve"> area yang </w:t>
      </w:r>
      <w:proofErr w:type="spellStart"/>
      <w:r w:rsidRPr="00E4451D">
        <w:rPr>
          <w:sz w:val="22"/>
          <w:szCs w:val="22"/>
        </w:rPr>
        <w:t>berbeda</w:t>
      </w:r>
      <w:proofErr w:type="spellEnd"/>
      <w:r w:rsidRPr="00E4451D">
        <w:rPr>
          <w:sz w:val="22"/>
          <w:szCs w:val="22"/>
        </w:rPr>
        <w:t xml:space="preserve"> dan </w:t>
      </w:r>
      <w:proofErr w:type="spellStart"/>
      <w:r w:rsidRPr="00E4451D">
        <w:rPr>
          <w:sz w:val="22"/>
          <w:szCs w:val="22"/>
        </w:rPr>
        <w:t>dihubungkan</w:t>
      </w:r>
      <w:proofErr w:type="spellEnd"/>
      <w:r w:rsidRPr="00E4451D">
        <w:rPr>
          <w:sz w:val="22"/>
          <w:szCs w:val="22"/>
        </w:rPr>
        <w:t xml:space="preserve"> </w:t>
      </w:r>
      <w:proofErr w:type="spellStart"/>
      <w:r w:rsidRPr="00E4451D">
        <w:rPr>
          <w:sz w:val="22"/>
          <w:szCs w:val="22"/>
        </w:rPr>
        <w:t>untuk</w:t>
      </w:r>
      <w:proofErr w:type="spellEnd"/>
      <w:r w:rsidRPr="00E4451D">
        <w:rPr>
          <w:sz w:val="22"/>
          <w:szCs w:val="22"/>
        </w:rPr>
        <w:t xml:space="preserve"> </w:t>
      </w:r>
      <w:proofErr w:type="spellStart"/>
      <w:r w:rsidRPr="00E4451D">
        <w:rPr>
          <w:sz w:val="22"/>
          <w:szCs w:val="22"/>
        </w:rPr>
        <w:t>membentuk</w:t>
      </w:r>
      <w:proofErr w:type="spellEnd"/>
      <w:r w:rsidRPr="00E4451D">
        <w:rPr>
          <w:sz w:val="22"/>
          <w:szCs w:val="22"/>
        </w:rPr>
        <w:t xml:space="preserve"> </w:t>
      </w:r>
      <w:proofErr w:type="spellStart"/>
      <w:r w:rsidRPr="00E4451D">
        <w:rPr>
          <w:sz w:val="22"/>
          <w:szCs w:val="22"/>
        </w:rPr>
        <w:t>sebuah</w:t>
      </w:r>
      <w:proofErr w:type="spellEnd"/>
      <w:r w:rsidRPr="00E4451D">
        <w:rPr>
          <w:sz w:val="22"/>
          <w:szCs w:val="22"/>
        </w:rPr>
        <w:t xml:space="preserve"> </w:t>
      </w:r>
      <w:proofErr w:type="spellStart"/>
      <w:r w:rsidRPr="00E4451D">
        <w:rPr>
          <w:sz w:val="22"/>
          <w:szCs w:val="22"/>
        </w:rPr>
        <w:t>punggungan</w:t>
      </w:r>
      <w:proofErr w:type="spellEnd"/>
      <w:r w:rsidRPr="00E4451D">
        <w:rPr>
          <w:sz w:val="22"/>
          <w:szCs w:val="22"/>
        </w:rPr>
        <w:t xml:space="preserve"> [15]. </w:t>
      </w:r>
      <w:proofErr w:type="spellStart"/>
      <w:r w:rsidRPr="00E4451D">
        <w:rPr>
          <w:sz w:val="22"/>
          <w:szCs w:val="22"/>
        </w:rPr>
        <w:t>Dalam</w:t>
      </w:r>
      <w:proofErr w:type="spellEnd"/>
      <w:r w:rsidRPr="00E4451D">
        <w:rPr>
          <w:sz w:val="22"/>
          <w:szCs w:val="22"/>
        </w:rPr>
        <w:t xml:space="preserve"> proses </w:t>
      </w:r>
      <w:proofErr w:type="spellStart"/>
      <w:r w:rsidRPr="00E4451D">
        <w:rPr>
          <w:sz w:val="22"/>
          <w:szCs w:val="22"/>
        </w:rPr>
        <w:t>pengolahan</w:t>
      </w:r>
      <w:proofErr w:type="spellEnd"/>
      <w:r w:rsidRPr="00E4451D">
        <w:rPr>
          <w:sz w:val="22"/>
          <w:szCs w:val="22"/>
        </w:rPr>
        <w:t xml:space="preserve"> </w:t>
      </w:r>
      <w:proofErr w:type="spellStart"/>
      <w:r w:rsidRPr="00E4451D">
        <w:rPr>
          <w:sz w:val="22"/>
          <w:szCs w:val="22"/>
        </w:rPr>
        <w:t>gambar</w:t>
      </w:r>
      <w:proofErr w:type="spellEnd"/>
      <w:r w:rsidRPr="00E4451D">
        <w:rPr>
          <w:sz w:val="22"/>
          <w:szCs w:val="22"/>
        </w:rPr>
        <w:t xml:space="preserve">, </w:t>
      </w:r>
      <w:proofErr w:type="spellStart"/>
      <w:r w:rsidRPr="00E4451D">
        <w:rPr>
          <w:sz w:val="22"/>
          <w:szCs w:val="22"/>
        </w:rPr>
        <w:t>algoritma</w:t>
      </w:r>
      <w:proofErr w:type="spellEnd"/>
      <w:r w:rsidRPr="00E4451D">
        <w:rPr>
          <w:sz w:val="22"/>
          <w:szCs w:val="22"/>
        </w:rPr>
        <w:t xml:space="preserve"> </w:t>
      </w:r>
      <w:proofErr w:type="spellStart"/>
      <w:r w:rsidRPr="00E4451D">
        <w:rPr>
          <w:sz w:val="22"/>
          <w:szCs w:val="22"/>
        </w:rPr>
        <w:t>ini</w:t>
      </w:r>
      <w:proofErr w:type="spellEnd"/>
      <w:r w:rsidRPr="00E4451D">
        <w:rPr>
          <w:sz w:val="22"/>
          <w:szCs w:val="22"/>
        </w:rPr>
        <w:t xml:space="preserve"> </w:t>
      </w:r>
      <w:proofErr w:type="spellStart"/>
      <w:r w:rsidRPr="00E4451D">
        <w:rPr>
          <w:sz w:val="22"/>
          <w:szCs w:val="22"/>
        </w:rPr>
        <w:t>memandang</w:t>
      </w:r>
      <w:proofErr w:type="spellEnd"/>
      <w:r w:rsidRPr="00E4451D">
        <w:rPr>
          <w:sz w:val="22"/>
          <w:szCs w:val="22"/>
        </w:rPr>
        <w:t xml:space="preserve"> </w:t>
      </w:r>
      <w:proofErr w:type="spellStart"/>
      <w:r w:rsidRPr="00E4451D">
        <w:rPr>
          <w:sz w:val="22"/>
          <w:szCs w:val="22"/>
        </w:rPr>
        <w:t>citra</w:t>
      </w:r>
      <w:proofErr w:type="spellEnd"/>
      <w:r w:rsidRPr="00E4451D">
        <w:rPr>
          <w:sz w:val="22"/>
          <w:szCs w:val="22"/>
        </w:rPr>
        <w:t xml:space="preserve"> </w:t>
      </w:r>
      <w:proofErr w:type="spellStart"/>
      <w:r w:rsidRPr="00E4451D">
        <w:rPr>
          <w:sz w:val="22"/>
          <w:szCs w:val="22"/>
        </w:rPr>
        <w:t>dengan</w:t>
      </w:r>
      <w:proofErr w:type="spellEnd"/>
      <w:r w:rsidRPr="00E4451D">
        <w:rPr>
          <w:sz w:val="22"/>
          <w:szCs w:val="22"/>
        </w:rPr>
        <w:t xml:space="preserve"> </w:t>
      </w:r>
      <w:proofErr w:type="spellStart"/>
      <w:r w:rsidRPr="00E4451D">
        <w:rPr>
          <w:sz w:val="22"/>
          <w:szCs w:val="22"/>
        </w:rPr>
        <w:t>nilai</w:t>
      </w:r>
      <w:proofErr w:type="spellEnd"/>
      <w:r w:rsidRPr="00E4451D">
        <w:rPr>
          <w:sz w:val="22"/>
          <w:szCs w:val="22"/>
        </w:rPr>
        <w:t xml:space="preserve"> </w:t>
      </w:r>
      <w:proofErr w:type="spellStart"/>
      <w:r w:rsidRPr="00E4451D">
        <w:rPr>
          <w:sz w:val="22"/>
          <w:szCs w:val="22"/>
        </w:rPr>
        <w:t>keabuan</w:t>
      </w:r>
      <w:proofErr w:type="spellEnd"/>
      <w:r w:rsidRPr="00E4451D">
        <w:rPr>
          <w:sz w:val="22"/>
          <w:szCs w:val="22"/>
        </w:rPr>
        <w:t xml:space="preserve"> </w:t>
      </w:r>
      <w:proofErr w:type="spellStart"/>
      <w:r w:rsidRPr="00E4451D">
        <w:rPr>
          <w:sz w:val="22"/>
          <w:szCs w:val="22"/>
        </w:rPr>
        <w:t>sebagai</w:t>
      </w:r>
      <w:proofErr w:type="spellEnd"/>
      <w:r w:rsidRPr="00E4451D">
        <w:rPr>
          <w:sz w:val="22"/>
          <w:szCs w:val="22"/>
        </w:rPr>
        <w:t xml:space="preserve"> </w:t>
      </w:r>
      <w:proofErr w:type="spellStart"/>
      <w:r w:rsidRPr="00E4451D">
        <w:rPr>
          <w:sz w:val="22"/>
          <w:szCs w:val="22"/>
        </w:rPr>
        <w:t>ketinggian</w:t>
      </w:r>
      <w:proofErr w:type="spellEnd"/>
      <w:r w:rsidRPr="00E4451D">
        <w:rPr>
          <w:sz w:val="22"/>
          <w:szCs w:val="22"/>
        </w:rPr>
        <w:t xml:space="preserve"> </w:t>
      </w:r>
      <w:proofErr w:type="spellStart"/>
      <w:r w:rsidRPr="00E4451D">
        <w:rPr>
          <w:sz w:val="22"/>
          <w:szCs w:val="22"/>
        </w:rPr>
        <w:t>dari</w:t>
      </w:r>
      <w:proofErr w:type="spellEnd"/>
      <w:r w:rsidRPr="00E4451D">
        <w:rPr>
          <w:sz w:val="22"/>
          <w:szCs w:val="22"/>
        </w:rPr>
        <w:t xml:space="preserve"> </w:t>
      </w:r>
      <w:proofErr w:type="spellStart"/>
      <w:r w:rsidRPr="00E4451D">
        <w:rPr>
          <w:sz w:val="22"/>
          <w:szCs w:val="22"/>
        </w:rPr>
        <w:t>piksel</w:t>
      </w:r>
      <w:proofErr w:type="spellEnd"/>
      <w:r w:rsidRPr="00E4451D">
        <w:rPr>
          <w:sz w:val="22"/>
          <w:szCs w:val="22"/>
        </w:rPr>
        <w:t xml:space="preserve"> </w:t>
      </w:r>
      <w:proofErr w:type="spellStart"/>
      <w:r w:rsidRPr="00E4451D">
        <w:rPr>
          <w:sz w:val="22"/>
          <w:szCs w:val="22"/>
        </w:rPr>
        <w:t>tersebut</w:t>
      </w:r>
      <w:proofErr w:type="spellEnd"/>
      <w:r w:rsidRPr="00E4451D">
        <w:rPr>
          <w:sz w:val="22"/>
          <w:szCs w:val="22"/>
        </w:rPr>
        <w:t xml:space="preserve">. Minimum </w:t>
      </w:r>
      <w:proofErr w:type="spellStart"/>
      <w:r w:rsidRPr="00E4451D">
        <w:rPr>
          <w:sz w:val="22"/>
          <w:szCs w:val="22"/>
        </w:rPr>
        <w:t>lokal</w:t>
      </w:r>
      <w:proofErr w:type="spellEnd"/>
      <w:r w:rsidRPr="00E4451D">
        <w:rPr>
          <w:sz w:val="22"/>
          <w:szCs w:val="22"/>
        </w:rPr>
        <w:t xml:space="preserve"> </w:t>
      </w:r>
      <w:proofErr w:type="spellStart"/>
      <w:r w:rsidRPr="00E4451D">
        <w:rPr>
          <w:sz w:val="22"/>
          <w:szCs w:val="22"/>
        </w:rPr>
        <w:t>dari</w:t>
      </w:r>
      <w:proofErr w:type="spellEnd"/>
      <w:r w:rsidRPr="00E4451D">
        <w:rPr>
          <w:sz w:val="22"/>
          <w:szCs w:val="22"/>
        </w:rPr>
        <w:t xml:space="preserve"> </w:t>
      </w:r>
      <w:proofErr w:type="spellStart"/>
      <w:r w:rsidRPr="00E4451D">
        <w:rPr>
          <w:sz w:val="22"/>
          <w:szCs w:val="22"/>
        </w:rPr>
        <w:t>piksel</w:t>
      </w:r>
      <w:proofErr w:type="spellEnd"/>
      <w:r w:rsidRPr="00E4451D">
        <w:rPr>
          <w:sz w:val="22"/>
          <w:szCs w:val="22"/>
        </w:rPr>
        <w:t xml:space="preserve"> </w:t>
      </w:r>
      <w:proofErr w:type="spellStart"/>
      <w:r w:rsidRPr="00E4451D">
        <w:rPr>
          <w:sz w:val="22"/>
          <w:szCs w:val="22"/>
        </w:rPr>
        <w:t>gambar</w:t>
      </w:r>
      <w:proofErr w:type="spellEnd"/>
      <w:r w:rsidRPr="00E4451D">
        <w:rPr>
          <w:sz w:val="22"/>
          <w:szCs w:val="22"/>
        </w:rPr>
        <w:t xml:space="preserve"> (</w:t>
      </w:r>
      <w:proofErr w:type="spellStart"/>
      <w:r w:rsidRPr="00E4451D">
        <w:rPr>
          <w:sz w:val="22"/>
          <w:szCs w:val="22"/>
        </w:rPr>
        <w:t>lembah</w:t>
      </w:r>
      <w:proofErr w:type="spellEnd"/>
      <w:r w:rsidRPr="00E4451D">
        <w:rPr>
          <w:sz w:val="22"/>
          <w:szCs w:val="22"/>
        </w:rPr>
        <w:t xml:space="preserve">) </w:t>
      </w:r>
      <w:proofErr w:type="spellStart"/>
      <w:r w:rsidRPr="00E4451D">
        <w:rPr>
          <w:sz w:val="22"/>
          <w:szCs w:val="22"/>
        </w:rPr>
        <w:t>dipilih</w:t>
      </w:r>
      <w:proofErr w:type="spellEnd"/>
      <w:r w:rsidRPr="00E4451D">
        <w:rPr>
          <w:sz w:val="22"/>
          <w:szCs w:val="22"/>
        </w:rPr>
        <w:t xml:space="preserve"> </w:t>
      </w:r>
      <w:proofErr w:type="spellStart"/>
      <w:r w:rsidRPr="00E4451D">
        <w:rPr>
          <w:sz w:val="22"/>
          <w:szCs w:val="22"/>
        </w:rPr>
        <w:t>terlebih</w:t>
      </w:r>
      <w:proofErr w:type="spellEnd"/>
      <w:r w:rsidRPr="00E4451D">
        <w:rPr>
          <w:sz w:val="22"/>
          <w:szCs w:val="22"/>
        </w:rPr>
        <w:t xml:space="preserve"> </w:t>
      </w:r>
      <w:proofErr w:type="spellStart"/>
      <w:r w:rsidRPr="00E4451D">
        <w:rPr>
          <w:sz w:val="22"/>
          <w:szCs w:val="22"/>
        </w:rPr>
        <w:t>dahulu</w:t>
      </w:r>
      <w:proofErr w:type="spellEnd"/>
      <w:r w:rsidRPr="00E4451D">
        <w:rPr>
          <w:sz w:val="22"/>
          <w:szCs w:val="22"/>
        </w:rPr>
        <w:t xml:space="preserve">, </w:t>
      </w:r>
      <w:proofErr w:type="spellStart"/>
      <w:r w:rsidRPr="00E4451D">
        <w:rPr>
          <w:sz w:val="22"/>
          <w:szCs w:val="22"/>
        </w:rPr>
        <w:t>kemudian</w:t>
      </w:r>
      <w:proofErr w:type="spellEnd"/>
      <w:r w:rsidRPr="00E4451D">
        <w:rPr>
          <w:sz w:val="22"/>
          <w:szCs w:val="22"/>
        </w:rPr>
        <w:t xml:space="preserve"> </w:t>
      </w:r>
      <w:proofErr w:type="spellStart"/>
      <w:r w:rsidRPr="00E4451D">
        <w:rPr>
          <w:sz w:val="22"/>
          <w:szCs w:val="22"/>
        </w:rPr>
        <w:t>perlahan-lahan</w:t>
      </w:r>
      <w:proofErr w:type="spellEnd"/>
      <w:r w:rsidRPr="00E4451D">
        <w:rPr>
          <w:sz w:val="22"/>
          <w:szCs w:val="22"/>
        </w:rPr>
        <w:t xml:space="preserve"> </w:t>
      </w:r>
      <w:proofErr w:type="spellStart"/>
      <w:r w:rsidRPr="00E4451D">
        <w:rPr>
          <w:sz w:val="22"/>
          <w:szCs w:val="22"/>
        </w:rPr>
        <w:t>diperluas</w:t>
      </w:r>
      <w:proofErr w:type="spellEnd"/>
      <w:r w:rsidRPr="00E4451D">
        <w:rPr>
          <w:sz w:val="22"/>
          <w:szCs w:val="22"/>
        </w:rPr>
        <w:t xml:space="preserve"> </w:t>
      </w:r>
      <w:proofErr w:type="spellStart"/>
      <w:r w:rsidRPr="00E4451D">
        <w:rPr>
          <w:sz w:val="22"/>
          <w:szCs w:val="22"/>
        </w:rPr>
        <w:t>ke</w:t>
      </w:r>
      <w:proofErr w:type="spellEnd"/>
      <w:r w:rsidRPr="00E4451D">
        <w:rPr>
          <w:sz w:val="22"/>
          <w:szCs w:val="22"/>
        </w:rPr>
        <w:t xml:space="preserve"> </w:t>
      </w:r>
      <w:proofErr w:type="spellStart"/>
      <w:r w:rsidRPr="00E4451D">
        <w:rPr>
          <w:sz w:val="22"/>
          <w:szCs w:val="22"/>
        </w:rPr>
        <w:t>arah</w:t>
      </w:r>
      <w:proofErr w:type="spellEnd"/>
      <w:r w:rsidRPr="00E4451D">
        <w:rPr>
          <w:sz w:val="22"/>
          <w:szCs w:val="22"/>
        </w:rPr>
        <w:t xml:space="preserve"> </w:t>
      </w:r>
      <w:proofErr w:type="spellStart"/>
      <w:r w:rsidRPr="00E4451D">
        <w:rPr>
          <w:sz w:val="22"/>
          <w:szCs w:val="22"/>
        </w:rPr>
        <w:t>gradien</w:t>
      </w:r>
      <w:proofErr w:type="spellEnd"/>
      <w:r w:rsidRPr="00E4451D">
        <w:rPr>
          <w:sz w:val="22"/>
          <w:szCs w:val="22"/>
        </w:rPr>
        <w:t xml:space="preserve"> dan di </w:t>
      </w:r>
      <w:proofErr w:type="spellStart"/>
      <w:r w:rsidRPr="00E4451D">
        <w:rPr>
          <w:sz w:val="22"/>
          <w:szCs w:val="22"/>
        </w:rPr>
        <w:t>gradien</w:t>
      </w:r>
      <w:proofErr w:type="spellEnd"/>
      <w:r w:rsidRPr="00E4451D">
        <w:rPr>
          <w:sz w:val="22"/>
          <w:szCs w:val="22"/>
        </w:rPr>
        <w:t xml:space="preserve"> </w:t>
      </w:r>
      <w:proofErr w:type="spellStart"/>
      <w:r w:rsidRPr="00E4451D">
        <w:rPr>
          <w:sz w:val="22"/>
          <w:szCs w:val="22"/>
        </w:rPr>
        <w:t>maksimum</w:t>
      </w:r>
      <w:proofErr w:type="spellEnd"/>
      <w:r w:rsidRPr="00E4451D">
        <w:rPr>
          <w:sz w:val="22"/>
          <w:szCs w:val="22"/>
        </w:rPr>
        <w:t xml:space="preserve"> (area lain) </w:t>
      </w:r>
      <w:proofErr w:type="spellStart"/>
      <w:r w:rsidRPr="00E4451D">
        <w:rPr>
          <w:sz w:val="22"/>
          <w:szCs w:val="22"/>
        </w:rPr>
        <w:t>untuk</w:t>
      </w:r>
      <w:proofErr w:type="spellEnd"/>
      <w:r w:rsidRPr="00E4451D">
        <w:rPr>
          <w:sz w:val="22"/>
          <w:szCs w:val="22"/>
        </w:rPr>
        <w:t xml:space="preserve"> </w:t>
      </w:r>
      <w:proofErr w:type="spellStart"/>
      <w:r w:rsidRPr="00E4451D">
        <w:rPr>
          <w:sz w:val="22"/>
          <w:szCs w:val="22"/>
        </w:rPr>
        <w:t>membangun</w:t>
      </w:r>
      <w:proofErr w:type="spellEnd"/>
      <w:r w:rsidRPr="00E4451D">
        <w:rPr>
          <w:sz w:val="22"/>
          <w:szCs w:val="22"/>
        </w:rPr>
        <w:t xml:space="preserve"> </w:t>
      </w:r>
      <w:proofErr w:type="spellStart"/>
      <w:r w:rsidRPr="00E4451D">
        <w:rPr>
          <w:sz w:val="22"/>
          <w:szCs w:val="22"/>
        </w:rPr>
        <w:t>bendungan</w:t>
      </w:r>
      <w:proofErr w:type="spellEnd"/>
      <w:r w:rsidRPr="00E4451D">
        <w:rPr>
          <w:sz w:val="22"/>
          <w:szCs w:val="22"/>
        </w:rPr>
        <w:t xml:space="preserve"> dan </w:t>
      </w:r>
      <w:proofErr w:type="spellStart"/>
      <w:r w:rsidRPr="00E4451D">
        <w:rPr>
          <w:sz w:val="22"/>
          <w:szCs w:val="22"/>
        </w:rPr>
        <w:t>memisahkan</w:t>
      </w:r>
      <w:proofErr w:type="spellEnd"/>
      <w:r w:rsidRPr="00E4451D">
        <w:rPr>
          <w:sz w:val="22"/>
          <w:szCs w:val="22"/>
        </w:rPr>
        <w:t xml:space="preserve"> </w:t>
      </w:r>
      <w:proofErr w:type="spellStart"/>
      <w:r w:rsidRPr="00E4451D">
        <w:rPr>
          <w:sz w:val="22"/>
          <w:szCs w:val="22"/>
        </w:rPr>
        <w:t>setiap</w:t>
      </w:r>
      <w:proofErr w:type="spellEnd"/>
      <w:r w:rsidRPr="00E4451D">
        <w:rPr>
          <w:sz w:val="22"/>
          <w:szCs w:val="22"/>
        </w:rPr>
        <w:t xml:space="preserve"> area.</w:t>
      </w:r>
    </w:p>
    <w:p w14:paraId="203DFA9B" w14:textId="77777777" w:rsidR="00CA6DDB" w:rsidRDefault="0050478C" w:rsidP="00CA6DDB">
      <w:pPr>
        <w:keepNext/>
        <w:jc w:val="center"/>
      </w:pPr>
      <w:r w:rsidRPr="00E4451D">
        <w:rPr>
          <w:noProof/>
          <w:sz w:val="22"/>
          <w:szCs w:val="22"/>
        </w:rPr>
        <w:drawing>
          <wp:inline distT="0" distB="0" distL="0" distR="0" wp14:anchorId="7CDD5B46" wp14:editId="5303873C">
            <wp:extent cx="3962400" cy="2418715"/>
            <wp:effectExtent l="0" t="0" r="0" b="0"/>
            <wp:docPr id="264248319" name="Picture 264248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962400" cy="2418715"/>
                    </a:xfrm>
                    <a:prstGeom prst="rect">
                      <a:avLst/>
                    </a:prstGeom>
                  </pic:spPr>
                </pic:pic>
              </a:graphicData>
            </a:graphic>
          </wp:inline>
        </w:drawing>
      </w:r>
    </w:p>
    <w:p w14:paraId="24FFDB59" w14:textId="70C913EF" w:rsidR="00CA6DDB" w:rsidRPr="00CA6DDB" w:rsidRDefault="00CA6DDB" w:rsidP="00CA6DDB">
      <w:pPr>
        <w:jc w:val="center"/>
        <w:rPr>
          <w:sz w:val="22"/>
          <w:szCs w:val="22"/>
        </w:rPr>
      </w:pPr>
      <w:r w:rsidRPr="00CA6DDB">
        <w:rPr>
          <w:sz w:val="22"/>
          <w:szCs w:val="22"/>
        </w:rPr>
        <w:t xml:space="preserve">Gambar </w:t>
      </w:r>
      <w:r w:rsidRPr="00CA6DDB">
        <w:rPr>
          <w:sz w:val="22"/>
          <w:szCs w:val="22"/>
        </w:rPr>
        <w:fldChar w:fldCharType="begin"/>
      </w:r>
      <w:r w:rsidRPr="00CA6DDB">
        <w:rPr>
          <w:sz w:val="22"/>
          <w:szCs w:val="22"/>
        </w:rPr>
        <w:instrText xml:space="preserve"> SEQ Gambar \* ARABIC </w:instrText>
      </w:r>
      <w:r w:rsidRPr="00CA6DDB">
        <w:rPr>
          <w:sz w:val="22"/>
          <w:szCs w:val="22"/>
        </w:rPr>
        <w:fldChar w:fldCharType="separate"/>
      </w:r>
      <w:r w:rsidR="004F5936">
        <w:rPr>
          <w:noProof/>
          <w:sz w:val="22"/>
          <w:szCs w:val="22"/>
        </w:rPr>
        <w:t>4</w:t>
      </w:r>
      <w:r w:rsidRPr="00CA6DDB">
        <w:rPr>
          <w:sz w:val="22"/>
          <w:szCs w:val="22"/>
        </w:rPr>
        <w:fldChar w:fldCharType="end"/>
      </w:r>
      <w:r w:rsidRPr="00CA6DDB">
        <w:rPr>
          <w:sz w:val="22"/>
          <w:szCs w:val="22"/>
        </w:rPr>
        <w:t xml:space="preserve"> </w:t>
      </w:r>
      <w:r w:rsidRPr="00CA6DDB">
        <w:rPr>
          <w:sz w:val="22"/>
          <w:szCs w:val="22"/>
        </w:rPr>
        <w:t xml:space="preserve">Skema Diagram </w:t>
      </w:r>
      <w:proofErr w:type="spellStart"/>
      <w:r w:rsidRPr="00CA6DDB">
        <w:rPr>
          <w:sz w:val="22"/>
          <w:szCs w:val="22"/>
        </w:rPr>
        <w:t>Algoritma</w:t>
      </w:r>
      <w:proofErr w:type="spellEnd"/>
      <w:r w:rsidRPr="00CA6DDB">
        <w:rPr>
          <w:sz w:val="22"/>
          <w:szCs w:val="22"/>
        </w:rPr>
        <w:t xml:space="preserve"> </w:t>
      </w:r>
      <w:r w:rsidRPr="00CA6DDB">
        <w:rPr>
          <w:i/>
          <w:iCs/>
          <w:sz w:val="22"/>
          <w:szCs w:val="22"/>
        </w:rPr>
        <w:t>Watershed</w:t>
      </w:r>
    </w:p>
    <w:p w14:paraId="7E7580DB" w14:textId="3CB2E9D1" w:rsidR="0050478C" w:rsidRPr="00E4451D" w:rsidRDefault="0050478C" w:rsidP="0050478C">
      <w:pPr>
        <w:jc w:val="center"/>
        <w:rPr>
          <w:sz w:val="22"/>
          <w:szCs w:val="22"/>
        </w:rPr>
      </w:pPr>
    </w:p>
    <w:p w14:paraId="6B003908" w14:textId="77777777" w:rsidR="00EE2DA3" w:rsidRDefault="00EE2DA3" w:rsidP="00EE2DA3">
      <w:pPr>
        <w:pStyle w:val="Heading2"/>
        <w:rPr>
          <w:b/>
          <w:sz w:val="24"/>
          <w:szCs w:val="24"/>
        </w:rPr>
      </w:pPr>
      <w:proofErr w:type="spellStart"/>
      <w:r w:rsidRPr="15F28F60">
        <w:rPr>
          <w:b/>
        </w:rPr>
        <w:t>Pengembangan</w:t>
      </w:r>
      <w:proofErr w:type="spellEnd"/>
      <w:r w:rsidRPr="15F28F60">
        <w:rPr>
          <w:b/>
        </w:rPr>
        <w:t xml:space="preserve"> </w:t>
      </w:r>
      <w:proofErr w:type="spellStart"/>
      <w:r w:rsidRPr="15F28F60">
        <w:rPr>
          <w:b/>
          <w:sz w:val="24"/>
          <w:szCs w:val="24"/>
        </w:rPr>
        <w:t>Algoritma</w:t>
      </w:r>
      <w:proofErr w:type="spellEnd"/>
      <w:r w:rsidRPr="15F28F60">
        <w:rPr>
          <w:b/>
          <w:sz w:val="24"/>
          <w:szCs w:val="24"/>
        </w:rPr>
        <w:t xml:space="preserve"> Watershed</w:t>
      </w:r>
    </w:p>
    <w:p w14:paraId="36388C06" w14:textId="77777777" w:rsidR="00EE2DA3" w:rsidRDefault="00EE2DA3" w:rsidP="00EE2DA3">
      <w:pPr>
        <w:ind w:firstLine="720"/>
        <w:jc w:val="both"/>
        <w:rPr>
          <w:sz w:val="22"/>
          <w:szCs w:val="22"/>
        </w:rPr>
      </w:pPr>
      <w:proofErr w:type="spellStart"/>
      <w:r w:rsidRPr="00EE2DA3">
        <w:rPr>
          <w:sz w:val="22"/>
          <w:szCs w:val="22"/>
        </w:rPr>
        <w:t>Dalam</w:t>
      </w:r>
      <w:proofErr w:type="spellEnd"/>
      <w:r w:rsidRPr="00EE2DA3">
        <w:rPr>
          <w:sz w:val="22"/>
          <w:szCs w:val="22"/>
        </w:rPr>
        <w:t xml:space="preserve"> </w:t>
      </w:r>
      <w:proofErr w:type="spellStart"/>
      <w:r w:rsidRPr="00EE2DA3">
        <w:rPr>
          <w:sz w:val="22"/>
          <w:szCs w:val="22"/>
        </w:rPr>
        <w:t>Penelitian</w:t>
      </w:r>
      <w:proofErr w:type="spellEnd"/>
      <w:r w:rsidRPr="00EE2DA3">
        <w:rPr>
          <w:sz w:val="22"/>
          <w:szCs w:val="22"/>
        </w:rPr>
        <w:t xml:space="preserve"> </w:t>
      </w:r>
      <w:proofErr w:type="spellStart"/>
      <w:r w:rsidRPr="00EE2DA3">
        <w:rPr>
          <w:sz w:val="22"/>
          <w:szCs w:val="22"/>
        </w:rPr>
        <w:t>ini</w:t>
      </w:r>
      <w:proofErr w:type="spellEnd"/>
      <w:r w:rsidRPr="00EE2DA3">
        <w:rPr>
          <w:sz w:val="22"/>
          <w:szCs w:val="22"/>
        </w:rPr>
        <w:t xml:space="preserve">, </w:t>
      </w:r>
      <w:proofErr w:type="spellStart"/>
      <w:r w:rsidRPr="00EE2DA3">
        <w:rPr>
          <w:sz w:val="22"/>
          <w:szCs w:val="22"/>
        </w:rPr>
        <w:t>algoritma</w:t>
      </w:r>
      <w:proofErr w:type="spellEnd"/>
      <w:r w:rsidRPr="00EE2DA3">
        <w:rPr>
          <w:sz w:val="22"/>
          <w:szCs w:val="22"/>
        </w:rPr>
        <w:t xml:space="preserve"> watershed </w:t>
      </w:r>
      <w:proofErr w:type="spellStart"/>
      <w:r w:rsidRPr="00EE2DA3">
        <w:rPr>
          <w:sz w:val="22"/>
          <w:szCs w:val="22"/>
        </w:rPr>
        <w:t>akan</w:t>
      </w:r>
      <w:proofErr w:type="spellEnd"/>
      <w:r w:rsidRPr="00EE2DA3">
        <w:rPr>
          <w:sz w:val="22"/>
          <w:szCs w:val="22"/>
        </w:rPr>
        <w:t xml:space="preserve"> </w:t>
      </w:r>
      <w:proofErr w:type="spellStart"/>
      <w:r w:rsidRPr="00EE2DA3">
        <w:rPr>
          <w:sz w:val="22"/>
          <w:szCs w:val="22"/>
        </w:rPr>
        <w:t>dikembangkan</w:t>
      </w:r>
      <w:proofErr w:type="spellEnd"/>
      <w:r w:rsidRPr="00EE2DA3">
        <w:rPr>
          <w:sz w:val="22"/>
          <w:szCs w:val="22"/>
        </w:rPr>
        <w:t xml:space="preserve"> </w:t>
      </w:r>
      <w:proofErr w:type="spellStart"/>
      <w:r w:rsidRPr="00EE2DA3">
        <w:rPr>
          <w:sz w:val="22"/>
          <w:szCs w:val="22"/>
        </w:rPr>
        <w:t>dengan</w:t>
      </w:r>
      <w:proofErr w:type="spellEnd"/>
      <w:r w:rsidRPr="00EE2DA3">
        <w:rPr>
          <w:sz w:val="22"/>
          <w:szCs w:val="22"/>
        </w:rPr>
        <w:t xml:space="preserve"> </w:t>
      </w:r>
      <w:proofErr w:type="spellStart"/>
      <w:r w:rsidRPr="00EE2DA3">
        <w:rPr>
          <w:sz w:val="22"/>
          <w:szCs w:val="22"/>
        </w:rPr>
        <w:t>beberapa</w:t>
      </w:r>
      <w:proofErr w:type="spellEnd"/>
      <w:r w:rsidRPr="00EE2DA3">
        <w:rPr>
          <w:sz w:val="22"/>
          <w:szCs w:val="22"/>
        </w:rPr>
        <w:t xml:space="preserve"> </w:t>
      </w:r>
      <w:proofErr w:type="spellStart"/>
      <w:r w:rsidRPr="00EE2DA3">
        <w:rPr>
          <w:sz w:val="22"/>
          <w:szCs w:val="22"/>
        </w:rPr>
        <w:t>metode</w:t>
      </w:r>
      <w:proofErr w:type="spellEnd"/>
      <w:r w:rsidRPr="00EE2DA3">
        <w:rPr>
          <w:sz w:val="22"/>
          <w:szCs w:val="22"/>
        </w:rPr>
        <w:t xml:space="preserve">. </w:t>
      </w:r>
      <w:proofErr w:type="spellStart"/>
      <w:r w:rsidRPr="00EE2DA3">
        <w:rPr>
          <w:sz w:val="22"/>
          <w:szCs w:val="22"/>
        </w:rPr>
        <w:t>Penelitian</w:t>
      </w:r>
      <w:proofErr w:type="spellEnd"/>
      <w:r w:rsidRPr="00EE2DA3">
        <w:rPr>
          <w:sz w:val="22"/>
          <w:szCs w:val="22"/>
        </w:rPr>
        <w:t xml:space="preserve"> </w:t>
      </w:r>
      <w:proofErr w:type="spellStart"/>
      <w:r w:rsidRPr="00EE2DA3">
        <w:rPr>
          <w:sz w:val="22"/>
          <w:szCs w:val="22"/>
        </w:rPr>
        <w:t>ini</w:t>
      </w:r>
      <w:proofErr w:type="spellEnd"/>
      <w:r w:rsidRPr="00EE2DA3">
        <w:rPr>
          <w:sz w:val="22"/>
          <w:szCs w:val="22"/>
        </w:rPr>
        <w:t xml:space="preserve"> </w:t>
      </w:r>
      <w:proofErr w:type="spellStart"/>
      <w:r w:rsidRPr="00EE2DA3">
        <w:rPr>
          <w:sz w:val="22"/>
          <w:szCs w:val="22"/>
        </w:rPr>
        <w:t>akan</w:t>
      </w:r>
      <w:proofErr w:type="spellEnd"/>
      <w:r w:rsidRPr="00EE2DA3">
        <w:rPr>
          <w:sz w:val="22"/>
          <w:szCs w:val="22"/>
        </w:rPr>
        <w:t xml:space="preserve"> </w:t>
      </w:r>
      <w:proofErr w:type="spellStart"/>
      <w:r w:rsidRPr="00EE2DA3">
        <w:rPr>
          <w:sz w:val="22"/>
          <w:szCs w:val="22"/>
        </w:rPr>
        <w:t>menerapkan</w:t>
      </w:r>
      <w:proofErr w:type="spellEnd"/>
      <w:r w:rsidRPr="00EE2DA3">
        <w:rPr>
          <w:sz w:val="22"/>
          <w:szCs w:val="22"/>
        </w:rPr>
        <w:t xml:space="preserve"> </w:t>
      </w:r>
      <w:proofErr w:type="spellStart"/>
      <w:r w:rsidRPr="00EE2DA3">
        <w:rPr>
          <w:sz w:val="22"/>
          <w:szCs w:val="22"/>
        </w:rPr>
        <w:t>metode</w:t>
      </w:r>
      <w:proofErr w:type="spellEnd"/>
      <w:r w:rsidRPr="00EE2DA3">
        <w:rPr>
          <w:sz w:val="22"/>
          <w:szCs w:val="22"/>
        </w:rPr>
        <w:t xml:space="preserve"> watershed yang </w:t>
      </w:r>
      <w:proofErr w:type="spellStart"/>
      <w:r w:rsidRPr="00EE2DA3">
        <w:rPr>
          <w:sz w:val="22"/>
          <w:szCs w:val="22"/>
        </w:rPr>
        <w:t>telah</w:t>
      </w:r>
      <w:proofErr w:type="spellEnd"/>
      <w:r w:rsidRPr="00EE2DA3">
        <w:rPr>
          <w:sz w:val="22"/>
          <w:szCs w:val="22"/>
        </w:rPr>
        <w:t xml:space="preserve"> </w:t>
      </w:r>
      <w:proofErr w:type="spellStart"/>
      <w:r w:rsidRPr="00EE2DA3">
        <w:rPr>
          <w:sz w:val="22"/>
          <w:szCs w:val="22"/>
        </w:rPr>
        <w:t>diteliti</w:t>
      </w:r>
      <w:proofErr w:type="spellEnd"/>
      <w:r w:rsidRPr="00EE2DA3">
        <w:rPr>
          <w:sz w:val="22"/>
          <w:szCs w:val="22"/>
        </w:rPr>
        <w:t xml:space="preserve"> oleh [3]. Akan </w:t>
      </w:r>
      <w:proofErr w:type="spellStart"/>
      <w:r w:rsidRPr="00EE2DA3">
        <w:rPr>
          <w:sz w:val="22"/>
          <w:szCs w:val="22"/>
        </w:rPr>
        <w:t>tetapi</w:t>
      </w:r>
      <w:proofErr w:type="spellEnd"/>
      <w:r w:rsidRPr="00EE2DA3">
        <w:rPr>
          <w:sz w:val="22"/>
          <w:szCs w:val="22"/>
        </w:rPr>
        <w:t xml:space="preserve"> </w:t>
      </w:r>
      <w:proofErr w:type="spellStart"/>
      <w:r w:rsidRPr="00EE2DA3">
        <w:rPr>
          <w:sz w:val="22"/>
          <w:szCs w:val="22"/>
        </w:rPr>
        <w:t>dikarenakan</w:t>
      </w:r>
      <w:proofErr w:type="spellEnd"/>
      <w:r w:rsidRPr="00EE2DA3">
        <w:rPr>
          <w:sz w:val="22"/>
          <w:szCs w:val="22"/>
        </w:rPr>
        <w:t xml:space="preserve"> </w:t>
      </w:r>
      <w:proofErr w:type="spellStart"/>
      <w:r w:rsidRPr="00EE2DA3">
        <w:rPr>
          <w:sz w:val="22"/>
          <w:szCs w:val="22"/>
        </w:rPr>
        <w:t>penelitian</w:t>
      </w:r>
      <w:proofErr w:type="spellEnd"/>
      <w:r w:rsidRPr="00EE2DA3">
        <w:rPr>
          <w:sz w:val="22"/>
          <w:szCs w:val="22"/>
        </w:rPr>
        <w:t xml:space="preserve"> </w:t>
      </w:r>
      <w:proofErr w:type="spellStart"/>
      <w:r w:rsidRPr="00EE2DA3">
        <w:rPr>
          <w:sz w:val="22"/>
          <w:szCs w:val="22"/>
        </w:rPr>
        <w:t>ini</w:t>
      </w:r>
      <w:proofErr w:type="spellEnd"/>
      <w:r w:rsidRPr="00EE2DA3">
        <w:rPr>
          <w:sz w:val="22"/>
          <w:szCs w:val="22"/>
        </w:rPr>
        <w:t xml:space="preserve"> </w:t>
      </w:r>
      <w:proofErr w:type="spellStart"/>
      <w:r w:rsidRPr="00EE2DA3">
        <w:rPr>
          <w:sz w:val="22"/>
          <w:szCs w:val="22"/>
        </w:rPr>
        <w:t>menggunakan</w:t>
      </w:r>
      <w:proofErr w:type="spellEnd"/>
      <w:r w:rsidRPr="00EE2DA3">
        <w:rPr>
          <w:sz w:val="22"/>
          <w:szCs w:val="22"/>
        </w:rPr>
        <w:t xml:space="preserve"> dataset </w:t>
      </w:r>
      <w:proofErr w:type="spellStart"/>
      <w:r w:rsidRPr="00EE2DA3">
        <w:rPr>
          <w:sz w:val="22"/>
          <w:szCs w:val="22"/>
        </w:rPr>
        <w:t>gambar</w:t>
      </w:r>
      <w:proofErr w:type="spellEnd"/>
      <w:r w:rsidRPr="00EE2DA3">
        <w:rPr>
          <w:sz w:val="22"/>
          <w:szCs w:val="22"/>
        </w:rPr>
        <w:t xml:space="preserve"> yang </w:t>
      </w:r>
      <w:proofErr w:type="spellStart"/>
      <w:r w:rsidRPr="00EE2DA3">
        <w:rPr>
          <w:sz w:val="22"/>
          <w:szCs w:val="22"/>
        </w:rPr>
        <w:t>memiliki</w:t>
      </w:r>
      <w:proofErr w:type="spellEnd"/>
      <w:r w:rsidRPr="00EE2DA3">
        <w:rPr>
          <w:sz w:val="22"/>
          <w:szCs w:val="22"/>
        </w:rPr>
        <w:t xml:space="preserve"> </w:t>
      </w:r>
      <w:proofErr w:type="spellStart"/>
      <w:r w:rsidRPr="00EE2DA3">
        <w:rPr>
          <w:sz w:val="22"/>
          <w:szCs w:val="22"/>
        </w:rPr>
        <w:t>bayangan</w:t>
      </w:r>
      <w:proofErr w:type="spellEnd"/>
      <w:r w:rsidRPr="00EE2DA3">
        <w:rPr>
          <w:sz w:val="22"/>
          <w:szCs w:val="22"/>
        </w:rPr>
        <w:t xml:space="preserve"> dan </w:t>
      </w:r>
      <w:proofErr w:type="spellStart"/>
      <w:r w:rsidRPr="00EE2DA3">
        <w:rPr>
          <w:sz w:val="22"/>
          <w:szCs w:val="22"/>
        </w:rPr>
        <w:t>tingkat</w:t>
      </w:r>
      <w:proofErr w:type="spellEnd"/>
      <w:r w:rsidRPr="00EE2DA3">
        <w:rPr>
          <w:sz w:val="22"/>
          <w:szCs w:val="22"/>
        </w:rPr>
        <w:t xml:space="preserve"> </w:t>
      </w:r>
      <w:proofErr w:type="spellStart"/>
      <w:r w:rsidRPr="00EE2DA3">
        <w:rPr>
          <w:sz w:val="22"/>
          <w:szCs w:val="22"/>
        </w:rPr>
        <w:t>kecerahan</w:t>
      </w:r>
      <w:proofErr w:type="spellEnd"/>
      <w:r w:rsidRPr="00EE2DA3">
        <w:rPr>
          <w:sz w:val="22"/>
          <w:szCs w:val="22"/>
        </w:rPr>
        <w:t xml:space="preserve"> </w:t>
      </w:r>
      <w:proofErr w:type="spellStart"/>
      <w:r w:rsidRPr="00EE2DA3">
        <w:rPr>
          <w:sz w:val="22"/>
          <w:szCs w:val="22"/>
        </w:rPr>
        <w:t>tertentu</w:t>
      </w:r>
      <w:proofErr w:type="spellEnd"/>
      <w:r w:rsidRPr="00EE2DA3">
        <w:rPr>
          <w:sz w:val="22"/>
          <w:szCs w:val="22"/>
        </w:rPr>
        <w:t xml:space="preserve">. </w:t>
      </w:r>
      <w:proofErr w:type="spellStart"/>
      <w:r w:rsidRPr="00EE2DA3">
        <w:rPr>
          <w:sz w:val="22"/>
          <w:szCs w:val="22"/>
        </w:rPr>
        <w:t>Maka</w:t>
      </w:r>
      <w:proofErr w:type="spellEnd"/>
      <w:r w:rsidRPr="00EE2DA3">
        <w:rPr>
          <w:sz w:val="22"/>
          <w:szCs w:val="22"/>
        </w:rPr>
        <w:t xml:space="preserve"> </w:t>
      </w:r>
      <w:proofErr w:type="spellStart"/>
      <w:r w:rsidRPr="00EE2DA3">
        <w:rPr>
          <w:sz w:val="22"/>
          <w:szCs w:val="22"/>
        </w:rPr>
        <w:t>perlunya</w:t>
      </w:r>
      <w:proofErr w:type="spellEnd"/>
      <w:r w:rsidRPr="00EE2DA3">
        <w:rPr>
          <w:sz w:val="22"/>
          <w:szCs w:val="22"/>
        </w:rPr>
        <w:t xml:space="preserve"> </w:t>
      </w:r>
      <w:proofErr w:type="spellStart"/>
      <w:r w:rsidRPr="00EE2DA3">
        <w:rPr>
          <w:sz w:val="22"/>
          <w:szCs w:val="22"/>
        </w:rPr>
        <w:t>ruang</w:t>
      </w:r>
      <w:proofErr w:type="spellEnd"/>
      <w:r w:rsidRPr="00EE2DA3">
        <w:rPr>
          <w:sz w:val="22"/>
          <w:szCs w:val="22"/>
        </w:rPr>
        <w:t xml:space="preserve"> </w:t>
      </w:r>
      <w:proofErr w:type="spellStart"/>
      <w:r w:rsidRPr="00EE2DA3">
        <w:rPr>
          <w:sz w:val="22"/>
          <w:szCs w:val="22"/>
        </w:rPr>
        <w:t>warna</w:t>
      </w:r>
      <w:proofErr w:type="spellEnd"/>
      <w:r w:rsidRPr="00EE2DA3">
        <w:rPr>
          <w:sz w:val="22"/>
          <w:szCs w:val="22"/>
        </w:rPr>
        <w:t xml:space="preserve"> yang </w:t>
      </w:r>
      <w:proofErr w:type="spellStart"/>
      <w:r w:rsidRPr="00EE2DA3">
        <w:rPr>
          <w:sz w:val="22"/>
          <w:szCs w:val="22"/>
        </w:rPr>
        <w:t>dapat</w:t>
      </w:r>
      <w:proofErr w:type="spellEnd"/>
      <w:r w:rsidRPr="00EE2DA3">
        <w:rPr>
          <w:sz w:val="22"/>
          <w:szCs w:val="22"/>
        </w:rPr>
        <w:t xml:space="preserve"> </w:t>
      </w:r>
      <w:proofErr w:type="spellStart"/>
      <w:r w:rsidRPr="00EE2DA3">
        <w:rPr>
          <w:sz w:val="22"/>
          <w:szCs w:val="22"/>
        </w:rPr>
        <w:t>mengakomodir</w:t>
      </w:r>
      <w:proofErr w:type="spellEnd"/>
      <w:r w:rsidRPr="00EE2DA3">
        <w:rPr>
          <w:sz w:val="22"/>
          <w:szCs w:val="22"/>
        </w:rPr>
        <w:t xml:space="preserve"> </w:t>
      </w:r>
      <w:proofErr w:type="spellStart"/>
      <w:r w:rsidRPr="00EE2DA3">
        <w:rPr>
          <w:sz w:val="22"/>
          <w:szCs w:val="22"/>
        </w:rPr>
        <w:t>pencahaan</w:t>
      </w:r>
      <w:proofErr w:type="spellEnd"/>
      <w:r w:rsidRPr="00EE2DA3">
        <w:rPr>
          <w:sz w:val="22"/>
          <w:szCs w:val="22"/>
        </w:rPr>
        <w:t xml:space="preserve">. Alur </w:t>
      </w:r>
      <w:proofErr w:type="spellStart"/>
      <w:r w:rsidRPr="00EE2DA3">
        <w:rPr>
          <w:sz w:val="22"/>
          <w:szCs w:val="22"/>
        </w:rPr>
        <w:t>dari</w:t>
      </w:r>
      <w:proofErr w:type="spellEnd"/>
      <w:r w:rsidRPr="00EE2DA3">
        <w:rPr>
          <w:sz w:val="22"/>
          <w:szCs w:val="22"/>
        </w:rPr>
        <w:t xml:space="preserve"> </w:t>
      </w:r>
      <w:proofErr w:type="spellStart"/>
      <w:r w:rsidRPr="00EE2DA3">
        <w:rPr>
          <w:sz w:val="22"/>
          <w:szCs w:val="22"/>
        </w:rPr>
        <w:t>penelitian</w:t>
      </w:r>
      <w:proofErr w:type="spellEnd"/>
      <w:r w:rsidRPr="00EE2DA3">
        <w:rPr>
          <w:sz w:val="22"/>
          <w:szCs w:val="22"/>
        </w:rPr>
        <w:t xml:space="preserve"> </w:t>
      </w:r>
      <w:proofErr w:type="spellStart"/>
      <w:r w:rsidRPr="00EE2DA3">
        <w:rPr>
          <w:sz w:val="22"/>
          <w:szCs w:val="22"/>
        </w:rPr>
        <w:t>ini</w:t>
      </w:r>
      <w:proofErr w:type="spellEnd"/>
      <w:r w:rsidRPr="00EE2DA3">
        <w:rPr>
          <w:sz w:val="22"/>
          <w:szCs w:val="22"/>
        </w:rPr>
        <w:t xml:space="preserve"> </w:t>
      </w:r>
      <w:proofErr w:type="spellStart"/>
      <w:r w:rsidRPr="00EE2DA3">
        <w:rPr>
          <w:sz w:val="22"/>
          <w:szCs w:val="22"/>
        </w:rPr>
        <w:t>dapat</w:t>
      </w:r>
      <w:proofErr w:type="spellEnd"/>
      <w:r w:rsidRPr="00EE2DA3">
        <w:rPr>
          <w:sz w:val="22"/>
          <w:szCs w:val="22"/>
        </w:rPr>
        <w:t xml:space="preserve"> </w:t>
      </w:r>
      <w:proofErr w:type="spellStart"/>
      <w:r w:rsidRPr="00EE2DA3">
        <w:rPr>
          <w:sz w:val="22"/>
          <w:szCs w:val="22"/>
        </w:rPr>
        <w:t>dilihat</w:t>
      </w:r>
      <w:proofErr w:type="spellEnd"/>
      <w:r w:rsidRPr="00EE2DA3">
        <w:rPr>
          <w:sz w:val="22"/>
          <w:szCs w:val="22"/>
        </w:rPr>
        <w:t xml:space="preserve"> pada Gambar 5.</w:t>
      </w:r>
    </w:p>
    <w:p w14:paraId="2D91F3F3" w14:textId="379446B0" w:rsidR="00CA6DDB" w:rsidRDefault="00900771" w:rsidP="00CA6DDB">
      <w:pPr>
        <w:keepNext/>
        <w:jc w:val="center"/>
      </w:pPr>
      <w:r>
        <w:rPr>
          <w:noProof/>
        </w:rPr>
        <w:drawing>
          <wp:inline distT="0" distB="0" distL="0" distR="0" wp14:anchorId="4E68A0A8" wp14:editId="40920FFF">
            <wp:extent cx="5434589" cy="2656418"/>
            <wp:effectExtent l="0" t="0" r="1270" b="0"/>
            <wp:docPr id="1613532255" name="Picture 161353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32255" name="Picture 1613532255"/>
                    <pic:cNvPicPr/>
                  </pic:nvPicPr>
                  <pic:blipFill>
                    <a:blip r:embed="rId25"/>
                    <a:stretch>
                      <a:fillRect/>
                    </a:stretch>
                  </pic:blipFill>
                  <pic:spPr>
                    <a:xfrm>
                      <a:off x="0" y="0"/>
                      <a:ext cx="5456553" cy="2667154"/>
                    </a:xfrm>
                    <a:prstGeom prst="rect">
                      <a:avLst/>
                    </a:prstGeom>
                  </pic:spPr>
                </pic:pic>
              </a:graphicData>
            </a:graphic>
          </wp:inline>
        </w:drawing>
      </w:r>
    </w:p>
    <w:p w14:paraId="6C2E619B" w14:textId="22D7DC89" w:rsidR="00CA6DDB" w:rsidRPr="00CA6DDB" w:rsidRDefault="00CA6DDB" w:rsidP="00CA6DDB">
      <w:pPr>
        <w:pStyle w:val="Caption"/>
        <w:jc w:val="center"/>
        <w:rPr>
          <w:rFonts w:ascii="Times New Roman" w:hAnsi="Times New Roman" w:cs="Times New Roman"/>
          <w:i w:val="0"/>
          <w:iCs w:val="0"/>
          <w:color w:val="auto"/>
          <w:sz w:val="22"/>
          <w:szCs w:val="22"/>
          <w:lang w:val="en-US"/>
        </w:rPr>
      </w:pPr>
      <w:r w:rsidRPr="00CA6DDB">
        <w:rPr>
          <w:rFonts w:ascii="Times New Roman" w:hAnsi="Times New Roman" w:cs="Times New Roman"/>
          <w:i w:val="0"/>
          <w:iCs w:val="0"/>
          <w:color w:val="auto"/>
          <w:sz w:val="22"/>
          <w:szCs w:val="22"/>
        </w:rPr>
        <w:t xml:space="preserve">Gambar </w:t>
      </w:r>
      <w:r w:rsidRPr="00CA6DDB">
        <w:rPr>
          <w:rFonts w:ascii="Times New Roman" w:hAnsi="Times New Roman" w:cs="Times New Roman"/>
          <w:i w:val="0"/>
          <w:iCs w:val="0"/>
          <w:color w:val="auto"/>
          <w:sz w:val="22"/>
          <w:szCs w:val="22"/>
        </w:rPr>
        <w:fldChar w:fldCharType="begin"/>
      </w:r>
      <w:r w:rsidRPr="00CA6DDB">
        <w:rPr>
          <w:rFonts w:ascii="Times New Roman" w:hAnsi="Times New Roman" w:cs="Times New Roman"/>
          <w:i w:val="0"/>
          <w:iCs w:val="0"/>
          <w:color w:val="auto"/>
          <w:sz w:val="22"/>
          <w:szCs w:val="22"/>
        </w:rPr>
        <w:instrText xml:space="preserve"> SEQ Gambar \* ARABIC </w:instrText>
      </w:r>
      <w:r w:rsidRPr="00CA6DDB">
        <w:rPr>
          <w:rFonts w:ascii="Times New Roman" w:hAnsi="Times New Roman" w:cs="Times New Roman"/>
          <w:i w:val="0"/>
          <w:iCs w:val="0"/>
          <w:color w:val="auto"/>
          <w:sz w:val="22"/>
          <w:szCs w:val="22"/>
        </w:rPr>
        <w:fldChar w:fldCharType="separate"/>
      </w:r>
      <w:r w:rsidR="004F5936">
        <w:rPr>
          <w:rFonts w:ascii="Times New Roman" w:hAnsi="Times New Roman" w:cs="Times New Roman"/>
          <w:i w:val="0"/>
          <w:iCs w:val="0"/>
          <w:noProof/>
          <w:color w:val="auto"/>
          <w:sz w:val="22"/>
          <w:szCs w:val="22"/>
        </w:rPr>
        <w:t>5</w:t>
      </w:r>
      <w:r w:rsidRPr="00CA6DDB">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lang w:val="en-US"/>
        </w:rPr>
        <w:t xml:space="preserve"> Alur </w:t>
      </w:r>
      <w:proofErr w:type="spellStart"/>
      <w:r>
        <w:rPr>
          <w:rFonts w:ascii="Times New Roman" w:hAnsi="Times New Roman" w:cs="Times New Roman"/>
          <w:i w:val="0"/>
          <w:iCs w:val="0"/>
          <w:color w:val="auto"/>
          <w:sz w:val="22"/>
          <w:szCs w:val="22"/>
          <w:lang w:val="en-US"/>
        </w:rPr>
        <w:t>Penelitian</w:t>
      </w:r>
      <w:proofErr w:type="spellEnd"/>
      <w:r>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Pengembangan</w:t>
      </w:r>
      <w:proofErr w:type="spellEnd"/>
      <w:r>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Algoritma</w:t>
      </w:r>
      <w:proofErr w:type="spellEnd"/>
      <w:r>
        <w:rPr>
          <w:rFonts w:ascii="Times New Roman" w:hAnsi="Times New Roman" w:cs="Times New Roman"/>
          <w:i w:val="0"/>
          <w:iCs w:val="0"/>
          <w:color w:val="auto"/>
          <w:sz w:val="22"/>
          <w:szCs w:val="22"/>
          <w:lang w:val="en-US"/>
        </w:rPr>
        <w:t xml:space="preserve"> Watershed</w:t>
      </w:r>
    </w:p>
    <w:p w14:paraId="326085D7" w14:textId="3DA272BD" w:rsidR="00EE2DA3" w:rsidRDefault="00EE2DA3" w:rsidP="00EE2DA3">
      <w:pPr>
        <w:jc w:val="both"/>
        <w:rPr>
          <w:sz w:val="22"/>
          <w:szCs w:val="22"/>
        </w:rPr>
      </w:pPr>
      <w:r w:rsidRPr="00EE2DA3">
        <w:rPr>
          <w:sz w:val="22"/>
          <w:szCs w:val="22"/>
        </w:rPr>
        <w:tab/>
      </w:r>
      <w:proofErr w:type="spellStart"/>
      <w:r w:rsidRPr="00EE2DA3">
        <w:rPr>
          <w:sz w:val="22"/>
          <w:szCs w:val="22"/>
        </w:rPr>
        <w:t>Penelitian</w:t>
      </w:r>
      <w:proofErr w:type="spellEnd"/>
      <w:r w:rsidRPr="00EE2DA3">
        <w:rPr>
          <w:sz w:val="22"/>
          <w:szCs w:val="22"/>
        </w:rPr>
        <w:t xml:space="preserve"> </w:t>
      </w:r>
      <w:proofErr w:type="spellStart"/>
      <w:r w:rsidRPr="00EE2DA3">
        <w:rPr>
          <w:sz w:val="22"/>
          <w:szCs w:val="22"/>
        </w:rPr>
        <w:t>ini</w:t>
      </w:r>
      <w:proofErr w:type="spellEnd"/>
      <w:r w:rsidRPr="00EE2DA3">
        <w:rPr>
          <w:sz w:val="22"/>
          <w:szCs w:val="22"/>
        </w:rPr>
        <w:t xml:space="preserve"> </w:t>
      </w:r>
      <w:proofErr w:type="spellStart"/>
      <w:r w:rsidRPr="00EE2DA3">
        <w:rPr>
          <w:sz w:val="22"/>
          <w:szCs w:val="22"/>
        </w:rPr>
        <w:t>akan</w:t>
      </w:r>
      <w:proofErr w:type="spellEnd"/>
      <w:r w:rsidRPr="00EE2DA3">
        <w:rPr>
          <w:sz w:val="22"/>
          <w:szCs w:val="22"/>
        </w:rPr>
        <w:t xml:space="preserve"> </w:t>
      </w:r>
      <w:proofErr w:type="spellStart"/>
      <w:r w:rsidRPr="00EE2DA3">
        <w:rPr>
          <w:sz w:val="22"/>
          <w:szCs w:val="22"/>
        </w:rPr>
        <w:t>dimulai</w:t>
      </w:r>
      <w:proofErr w:type="spellEnd"/>
      <w:r w:rsidRPr="00EE2DA3">
        <w:rPr>
          <w:sz w:val="22"/>
          <w:szCs w:val="22"/>
        </w:rPr>
        <w:t xml:space="preserve"> </w:t>
      </w:r>
      <w:proofErr w:type="spellStart"/>
      <w:r w:rsidRPr="00EE2DA3">
        <w:rPr>
          <w:sz w:val="22"/>
          <w:szCs w:val="22"/>
        </w:rPr>
        <w:t>dengan</w:t>
      </w:r>
      <w:proofErr w:type="spellEnd"/>
      <w:r w:rsidRPr="00EE2DA3">
        <w:rPr>
          <w:sz w:val="22"/>
          <w:szCs w:val="22"/>
        </w:rPr>
        <w:t xml:space="preserve"> </w:t>
      </w:r>
      <w:proofErr w:type="spellStart"/>
      <w:r w:rsidRPr="00EE2DA3">
        <w:rPr>
          <w:sz w:val="22"/>
          <w:szCs w:val="22"/>
        </w:rPr>
        <w:t>mengubah</w:t>
      </w:r>
      <w:proofErr w:type="spellEnd"/>
      <w:r w:rsidRPr="00EE2DA3">
        <w:rPr>
          <w:sz w:val="22"/>
          <w:szCs w:val="22"/>
        </w:rPr>
        <w:t xml:space="preserve"> </w:t>
      </w:r>
      <w:proofErr w:type="spellStart"/>
      <w:r w:rsidRPr="00EE2DA3">
        <w:rPr>
          <w:sz w:val="22"/>
          <w:szCs w:val="22"/>
        </w:rPr>
        <w:t>ruang</w:t>
      </w:r>
      <w:proofErr w:type="spellEnd"/>
      <w:r w:rsidRPr="00EE2DA3">
        <w:rPr>
          <w:sz w:val="22"/>
          <w:szCs w:val="22"/>
        </w:rPr>
        <w:t xml:space="preserve"> </w:t>
      </w:r>
      <w:proofErr w:type="spellStart"/>
      <w:r w:rsidRPr="00EE2DA3">
        <w:rPr>
          <w:sz w:val="22"/>
          <w:szCs w:val="22"/>
        </w:rPr>
        <w:t>warna</w:t>
      </w:r>
      <w:proofErr w:type="spellEnd"/>
      <w:r w:rsidRPr="00EE2DA3">
        <w:rPr>
          <w:sz w:val="22"/>
          <w:szCs w:val="22"/>
        </w:rPr>
        <w:t xml:space="preserve"> </w:t>
      </w:r>
      <w:proofErr w:type="spellStart"/>
      <w:r w:rsidRPr="00EE2DA3">
        <w:rPr>
          <w:sz w:val="22"/>
          <w:szCs w:val="22"/>
        </w:rPr>
        <w:t>menjadi</w:t>
      </w:r>
      <w:proofErr w:type="spellEnd"/>
      <w:r w:rsidRPr="00EE2DA3">
        <w:rPr>
          <w:sz w:val="22"/>
          <w:szCs w:val="22"/>
        </w:rPr>
        <w:t xml:space="preserve"> yang </w:t>
      </w:r>
      <w:proofErr w:type="spellStart"/>
      <w:r w:rsidRPr="00EE2DA3">
        <w:rPr>
          <w:sz w:val="22"/>
          <w:szCs w:val="22"/>
        </w:rPr>
        <w:t>awalnya</w:t>
      </w:r>
      <w:proofErr w:type="spellEnd"/>
      <w:r w:rsidRPr="00EE2DA3">
        <w:rPr>
          <w:sz w:val="22"/>
          <w:szCs w:val="22"/>
        </w:rPr>
        <w:t xml:space="preserve"> RGB </w:t>
      </w:r>
      <w:proofErr w:type="spellStart"/>
      <w:r w:rsidRPr="00EE2DA3">
        <w:rPr>
          <w:sz w:val="22"/>
          <w:szCs w:val="22"/>
        </w:rPr>
        <w:t>menjadi</w:t>
      </w:r>
      <w:proofErr w:type="spellEnd"/>
      <w:r w:rsidRPr="00EE2DA3">
        <w:rPr>
          <w:sz w:val="22"/>
          <w:szCs w:val="22"/>
        </w:rPr>
        <w:t xml:space="preserve"> LAB. Hal </w:t>
      </w:r>
      <w:proofErr w:type="spellStart"/>
      <w:r w:rsidRPr="00EE2DA3">
        <w:rPr>
          <w:sz w:val="22"/>
          <w:szCs w:val="22"/>
        </w:rPr>
        <w:t>ini</w:t>
      </w:r>
      <w:proofErr w:type="spellEnd"/>
      <w:r w:rsidRPr="00EE2DA3">
        <w:rPr>
          <w:sz w:val="22"/>
          <w:szCs w:val="22"/>
        </w:rPr>
        <w:t xml:space="preserve"> </w:t>
      </w:r>
      <w:proofErr w:type="spellStart"/>
      <w:r w:rsidRPr="00EE2DA3">
        <w:rPr>
          <w:sz w:val="22"/>
          <w:szCs w:val="22"/>
        </w:rPr>
        <w:t>digunakan</w:t>
      </w:r>
      <w:proofErr w:type="spellEnd"/>
      <w:r w:rsidRPr="00EE2DA3">
        <w:rPr>
          <w:sz w:val="22"/>
          <w:szCs w:val="22"/>
        </w:rPr>
        <w:t xml:space="preserve"> </w:t>
      </w:r>
      <w:proofErr w:type="spellStart"/>
      <w:r w:rsidRPr="00EE2DA3">
        <w:rPr>
          <w:sz w:val="22"/>
          <w:szCs w:val="22"/>
        </w:rPr>
        <w:t>untuk</w:t>
      </w:r>
      <w:proofErr w:type="spellEnd"/>
      <w:r w:rsidRPr="00EE2DA3">
        <w:rPr>
          <w:sz w:val="22"/>
          <w:szCs w:val="22"/>
        </w:rPr>
        <w:t xml:space="preserve"> </w:t>
      </w:r>
      <w:proofErr w:type="spellStart"/>
      <w:r w:rsidRPr="00EE2DA3">
        <w:rPr>
          <w:sz w:val="22"/>
          <w:szCs w:val="22"/>
        </w:rPr>
        <w:t>mereduksi</w:t>
      </w:r>
      <w:proofErr w:type="spellEnd"/>
      <w:r w:rsidRPr="00EE2DA3">
        <w:rPr>
          <w:sz w:val="22"/>
          <w:szCs w:val="22"/>
        </w:rPr>
        <w:t xml:space="preserve"> </w:t>
      </w:r>
      <w:proofErr w:type="spellStart"/>
      <w:r w:rsidRPr="00EE2DA3">
        <w:rPr>
          <w:sz w:val="22"/>
          <w:szCs w:val="22"/>
        </w:rPr>
        <w:t>bayangan</w:t>
      </w:r>
      <w:proofErr w:type="spellEnd"/>
      <w:r w:rsidRPr="00EE2DA3">
        <w:rPr>
          <w:sz w:val="22"/>
          <w:szCs w:val="22"/>
        </w:rPr>
        <w:t xml:space="preserve"> yang </w:t>
      </w:r>
      <w:proofErr w:type="spellStart"/>
      <w:r w:rsidRPr="00EE2DA3">
        <w:rPr>
          <w:sz w:val="22"/>
          <w:szCs w:val="22"/>
        </w:rPr>
        <w:t>akan</w:t>
      </w:r>
      <w:proofErr w:type="spellEnd"/>
      <w:r w:rsidRPr="00EE2DA3">
        <w:rPr>
          <w:sz w:val="22"/>
          <w:szCs w:val="22"/>
        </w:rPr>
        <w:t xml:space="preserve"> </w:t>
      </w:r>
      <w:proofErr w:type="spellStart"/>
      <w:r w:rsidRPr="00EE2DA3">
        <w:rPr>
          <w:sz w:val="22"/>
          <w:szCs w:val="22"/>
        </w:rPr>
        <w:t>diproses</w:t>
      </w:r>
      <w:proofErr w:type="spellEnd"/>
      <w:r w:rsidRPr="00EE2DA3">
        <w:rPr>
          <w:sz w:val="22"/>
          <w:szCs w:val="22"/>
        </w:rPr>
        <w:t xml:space="preserve">. </w:t>
      </w:r>
      <w:proofErr w:type="spellStart"/>
      <w:r w:rsidRPr="00EE2DA3">
        <w:rPr>
          <w:sz w:val="22"/>
          <w:szCs w:val="22"/>
        </w:rPr>
        <w:t>Kemudian</w:t>
      </w:r>
      <w:proofErr w:type="spellEnd"/>
      <w:r w:rsidRPr="00EE2DA3">
        <w:rPr>
          <w:sz w:val="22"/>
          <w:szCs w:val="22"/>
        </w:rPr>
        <w:t xml:space="preserve"> </w:t>
      </w:r>
      <w:proofErr w:type="spellStart"/>
      <w:r w:rsidRPr="00EE2DA3">
        <w:rPr>
          <w:sz w:val="22"/>
          <w:szCs w:val="22"/>
        </w:rPr>
        <w:t>akan</w:t>
      </w:r>
      <w:proofErr w:type="spellEnd"/>
      <w:r w:rsidRPr="00EE2DA3">
        <w:rPr>
          <w:sz w:val="22"/>
          <w:szCs w:val="22"/>
        </w:rPr>
        <w:t xml:space="preserve"> </w:t>
      </w:r>
      <w:proofErr w:type="spellStart"/>
      <w:r w:rsidRPr="00EE2DA3">
        <w:rPr>
          <w:sz w:val="22"/>
          <w:szCs w:val="22"/>
        </w:rPr>
        <w:t>diambil</w:t>
      </w:r>
      <w:proofErr w:type="spellEnd"/>
      <w:r w:rsidRPr="00EE2DA3">
        <w:rPr>
          <w:sz w:val="22"/>
          <w:szCs w:val="22"/>
        </w:rPr>
        <w:t xml:space="preserve"> pada </w:t>
      </w:r>
      <w:proofErr w:type="spellStart"/>
      <w:r w:rsidRPr="00EE2DA3">
        <w:rPr>
          <w:sz w:val="22"/>
          <w:szCs w:val="22"/>
        </w:rPr>
        <w:t>bagian</w:t>
      </w:r>
      <w:proofErr w:type="spellEnd"/>
      <w:r w:rsidRPr="00EE2DA3">
        <w:rPr>
          <w:sz w:val="22"/>
          <w:szCs w:val="22"/>
        </w:rPr>
        <w:t xml:space="preserve"> L </w:t>
      </w:r>
      <w:proofErr w:type="spellStart"/>
      <w:r w:rsidRPr="00EE2DA3">
        <w:rPr>
          <w:sz w:val="22"/>
          <w:szCs w:val="22"/>
        </w:rPr>
        <w:t>untuk</w:t>
      </w:r>
      <w:proofErr w:type="spellEnd"/>
      <w:r w:rsidRPr="00EE2DA3">
        <w:rPr>
          <w:sz w:val="22"/>
          <w:szCs w:val="22"/>
        </w:rPr>
        <w:t xml:space="preserve"> </w:t>
      </w:r>
      <w:proofErr w:type="spellStart"/>
      <w:r w:rsidRPr="00EE2DA3">
        <w:rPr>
          <w:sz w:val="22"/>
          <w:szCs w:val="22"/>
        </w:rPr>
        <w:t>mencari</w:t>
      </w:r>
      <w:proofErr w:type="spellEnd"/>
      <w:r w:rsidRPr="00EE2DA3">
        <w:rPr>
          <w:sz w:val="22"/>
          <w:szCs w:val="22"/>
        </w:rPr>
        <w:t xml:space="preserve"> </w:t>
      </w:r>
      <w:proofErr w:type="spellStart"/>
      <w:r w:rsidRPr="00EE2DA3">
        <w:rPr>
          <w:sz w:val="22"/>
          <w:szCs w:val="22"/>
        </w:rPr>
        <w:t>kecerahan</w:t>
      </w:r>
      <w:proofErr w:type="spellEnd"/>
      <w:r w:rsidRPr="00EE2DA3">
        <w:rPr>
          <w:sz w:val="22"/>
          <w:szCs w:val="22"/>
        </w:rPr>
        <w:t xml:space="preserve"> </w:t>
      </w:r>
      <w:proofErr w:type="spellStart"/>
      <w:r w:rsidRPr="00EE2DA3">
        <w:rPr>
          <w:sz w:val="22"/>
          <w:szCs w:val="22"/>
        </w:rPr>
        <w:t>cahaya</w:t>
      </w:r>
      <w:proofErr w:type="spellEnd"/>
      <w:r w:rsidRPr="00EE2DA3">
        <w:rPr>
          <w:sz w:val="22"/>
          <w:szCs w:val="22"/>
        </w:rPr>
        <w:t xml:space="preserve"> </w:t>
      </w:r>
      <w:proofErr w:type="spellStart"/>
      <w:r w:rsidRPr="00EE2DA3">
        <w:rPr>
          <w:sz w:val="22"/>
          <w:szCs w:val="22"/>
        </w:rPr>
        <w:t>tertentu</w:t>
      </w:r>
      <w:proofErr w:type="spellEnd"/>
      <w:r w:rsidRPr="00EE2DA3">
        <w:rPr>
          <w:sz w:val="22"/>
          <w:szCs w:val="22"/>
        </w:rPr>
        <w:t xml:space="preserve">. Bagian L </w:t>
      </w:r>
      <w:proofErr w:type="spellStart"/>
      <w:r w:rsidRPr="00EE2DA3">
        <w:rPr>
          <w:sz w:val="22"/>
          <w:szCs w:val="22"/>
        </w:rPr>
        <w:t>tersebut</w:t>
      </w:r>
      <w:proofErr w:type="spellEnd"/>
      <w:r w:rsidRPr="00EE2DA3">
        <w:rPr>
          <w:sz w:val="22"/>
          <w:szCs w:val="22"/>
        </w:rPr>
        <w:t xml:space="preserve"> </w:t>
      </w:r>
      <w:proofErr w:type="spellStart"/>
      <w:r w:rsidRPr="00EE2DA3">
        <w:rPr>
          <w:sz w:val="22"/>
          <w:szCs w:val="22"/>
        </w:rPr>
        <w:t>akan</w:t>
      </w:r>
      <w:proofErr w:type="spellEnd"/>
      <w:r w:rsidRPr="00EE2DA3">
        <w:rPr>
          <w:sz w:val="22"/>
          <w:szCs w:val="22"/>
        </w:rPr>
        <w:t xml:space="preserve"> </w:t>
      </w:r>
      <w:proofErr w:type="spellStart"/>
      <w:r w:rsidRPr="00EE2DA3">
        <w:rPr>
          <w:sz w:val="22"/>
          <w:szCs w:val="22"/>
        </w:rPr>
        <w:t>diproses</w:t>
      </w:r>
      <w:proofErr w:type="spellEnd"/>
      <w:r w:rsidRPr="00EE2DA3">
        <w:rPr>
          <w:sz w:val="22"/>
          <w:szCs w:val="22"/>
        </w:rPr>
        <w:t xml:space="preserve"> </w:t>
      </w:r>
      <w:proofErr w:type="spellStart"/>
      <w:r w:rsidRPr="00EE2DA3">
        <w:rPr>
          <w:sz w:val="22"/>
          <w:szCs w:val="22"/>
        </w:rPr>
        <w:t>menggunakan</w:t>
      </w:r>
      <w:proofErr w:type="spellEnd"/>
      <w:r w:rsidRPr="00EE2DA3">
        <w:rPr>
          <w:sz w:val="22"/>
          <w:szCs w:val="22"/>
        </w:rPr>
        <w:t xml:space="preserve"> </w:t>
      </w:r>
      <w:r w:rsidRPr="00EE2DA3">
        <w:rPr>
          <w:i/>
          <w:iCs/>
          <w:sz w:val="22"/>
          <w:szCs w:val="22"/>
        </w:rPr>
        <w:t xml:space="preserve">threshold </w:t>
      </w:r>
      <w:proofErr w:type="spellStart"/>
      <w:r w:rsidRPr="00EE2DA3">
        <w:rPr>
          <w:sz w:val="22"/>
          <w:szCs w:val="22"/>
        </w:rPr>
        <w:t>untuk</w:t>
      </w:r>
      <w:proofErr w:type="spellEnd"/>
      <w:r w:rsidRPr="00EE2DA3">
        <w:rPr>
          <w:sz w:val="22"/>
          <w:szCs w:val="22"/>
        </w:rPr>
        <w:t xml:space="preserve"> </w:t>
      </w:r>
      <w:proofErr w:type="spellStart"/>
      <w:r w:rsidRPr="00EE2DA3">
        <w:rPr>
          <w:sz w:val="22"/>
          <w:szCs w:val="22"/>
        </w:rPr>
        <w:t>menentukan</w:t>
      </w:r>
      <w:proofErr w:type="spellEnd"/>
      <w:r w:rsidRPr="00EE2DA3">
        <w:rPr>
          <w:sz w:val="22"/>
          <w:szCs w:val="22"/>
        </w:rPr>
        <w:t xml:space="preserve"> </w:t>
      </w:r>
      <w:proofErr w:type="spellStart"/>
      <w:r w:rsidRPr="00EE2DA3">
        <w:rPr>
          <w:sz w:val="22"/>
          <w:szCs w:val="22"/>
        </w:rPr>
        <w:t>batas</w:t>
      </w:r>
      <w:proofErr w:type="spellEnd"/>
      <w:r w:rsidRPr="00EE2DA3">
        <w:rPr>
          <w:sz w:val="22"/>
          <w:szCs w:val="22"/>
        </w:rPr>
        <w:t xml:space="preserve"> </w:t>
      </w:r>
      <w:proofErr w:type="spellStart"/>
      <w:r w:rsidRPr="00EE2DA3">
        <w:rPr>
          <w:sz w:val="22"/>
          <w:szCs w:val="22"/>
        </w:rPr>
        <w:t>objek</w:t>
      </w:r>
      <w:proofErr w:type="spellEnd"/>
      <w:r w:rsidRPr="00EE2DA3">
        <w:rPr>
          <w:sz w:val="22"/>
          <w:szCs w:val="22"/>
        </w:rPr>
        <w:t xml:space="preserve">. </w:t>
      </w:r>
      <w:proofErr w:type="spellStart"/>
      <w:r w:rsidRPr="00EE2DA3">
        <w:rPr>
          <w:sz w:val="22"/>
          <w:szCs w:val="22"/>
        </w:rPr>
        <w:t>Kemudian</w:t>
      </w:r>
      <w:proofErr w:type="spellEnd"/>
      <w:r w:rsidRPr="00EE2DA3">
        <w:rPr>
          <w:sz w:val="22"/>
          <w:szCs w:val="22"/>
        </w:rPr>
        <w:t xml:space="preserve"> </w:t>
      </w:r>
      <w:proofErr w:type="spellStart"/>
      <w:r w:rsidRPr="00EE2DA3">
        <w:rPr>
          <w:sz w:val="22"/>
          <w:szCs w:val="22"/>
        </w:rPr>
        <w:t>setelah</w:t>
      </w:r>
      <w:proofErr w:type="spellEnd"/>
      <w:r w:rsidRPr="00EE2DA3">
        <w:rPr>
          <w:sz w:val="22"/>
          <w:szCs w:val="22"/>
        </w:rPr>
        <w:t xml:space="preserve"> </w:t>
      </w:r>
      <w:proofErr w:type="spellStart"/>
      <w:r w:rsidRPr="00EE2DA3">
        <w:rPr>
          <w:sz w:val="22"/>
          <w:szCs w:val="22"/>
        </w:rPr>
        <w:t>gambar</w:t>
      </w:r>
      <w:proofErr w:type="spellEnd"/>
      <w:r w:rsidRPr="00EE2DA3">
        <w:rPr>
          <w:sz w:val="22"/>
          <w:szCs w:val="22"/>
        </w:rPr>
        <w:t xml:space="preserve"> di </w:t>
      </w:r>
      <w:proofErr w:type="spellStart"/>
      <w:r w:rsidRPr="00EE2DA3">
        <w:rPr>
          <w:sz w:val="22"/>
          <w:szCs w:val="22"/>
        </w:rPr>
        <w:t>ubah</w:t>
      </w:r>
      <w:proofErr w:type="spellEnd"/>
      <w:r w:rsidRPr="00EE2DA3">
        <w:rPr>
          <w:sz w:val="22"/>
          <w:szCs w:val="22"/>
        </w:rPr>
        <w:t xml:space="preserve"> </w:t>
      </w:r>
      <w:proofErr w:type="spellStart"/>
      <w:r w:rsidRPr="00EE2DA3">
        <w:rPr>
          <w:sz w:val="22"/>
          <w:szCs w:val="22"/>
        </w:rPr>
        <w:t>ke</w:t>
      </w:r>
      <w:proofErr w:type="spellEnd"/>
      <w:r w:rsidRPr="00EE2DA3">
        <w:rPr>
          <w:sz w:val="22"/>
          <w:szCs w:val="22"/>
        </w:rPr>
        <w:t xml:space="preserve"> LAB, </w:t>
      </w:r>
      <w:proofErr w:type="spellStart"/>
      <w:r w:rsidRPr="00EE2DA3">
        <w:rPr>
          <w:sz w:val="22"/>
          <w:szCs w:val="22"/>
        </w:rPr>
        <w:t>batas</w:t>
      </w:r>
      <w:proofErr w:type="spellEnd"/>
      <w:r w:rsidRPr="00EE2DA3">
        <w:rPr>
          <w:sz w:val="22"/>
          <w:szCs w:val="22"/>
        </w:rPr>
        <w:t xml:space="preserve"> </w:t>
      </w:r>
      <w:proofErr w:type="spellStart"/>
      <w:r w:rsidRPr="00EE2DA3">
        <w:rPr>
          <w:sz w:val="22"/>
          <w:szCs w:val="22"/>
        </w:rPr>
        <w:t>objek</w:t>
      </w:r>
      <w:proofErr w:type="spellEnd"/>
      <w:r w:rsidRPr="00EE2DA3">
        <w:rPr>
          <w:sz w:val="22"/>
          <w:szCs w:val="22"/>
        </w:rPr>
        <w:t xml:space="preserve"> di </w:t>
      </w:r>
      <w:proofErr w:type="spellStart"/>
      <w:r w:rsidRPr="00EE2DA3">
        <w:rPr>
          <w:sz w:val="22"/>
          <w:szCs w:val="22"/>
        </w:rPr>
        <w:t>tentukan</w:t>
      </w:r>
      <w:proofErr w:type="spellEnd"/>
      <w:r w:rsidR="00FB6E9A">
        <w:rPr>
          <w:sz w:val="22"/>
          <w:szCs w:val="22"/>
        </w:rPr>
        <w:t xml:space="preserve"> </w:t>
      </w:r>
      <w:proofErr w:type="spellStart"/>
      <w:r w:rsidR="00FB6E9A">
        <w:rPr>
          <w:sz w:val="22"/>
          <w:szCs w:val="22"/>
        </w:rPr>
        <w:t>menggunakan</w:t>
      </w:r>
      <w:proofErr w:type="spellEnd"/>
      <w:r w:rsidR="00FB6E9A">
        <w:rPr>
          <w:sz w:val="22"/>
          <w:szCs w:val="22"/>
        </w:rPr>
        <w:t xml:space="preserve"> </w:t>
      </w:r>
      <w:r w:rsidRPr="4ED84B93">
        <w:rPr>
          <w:i/>
          <w:iCs/>
          <w:sz w:val="22"/>
          <w:szCs w:val="22"/>
        </w:rPr>
        <w:t xml:space="preserve">Adaptive </w:t>
      </w:r>
      <w:r w:rsidRPr="00EE2DA3">
        <w:rPr>
          <w:i/>
          <w:iCs/>
          <w:sz w:val="22"/>
          <w:szCs w:val="22"/>
        </w:rPr>
        <w:t xml:space="preserve">Threshold </w:t>
      </w:r>
      <w:r w:rsidR="4ED84B93" w:rsidRPr="4ED84B93">
        <w:rPr>
          <w:i/>
          <w:iCs/>
          <w:sz w:val="22"/>
          <w:szCs w:val="22"/>
        </w:rPr>
        <w:t>(</w:t>
      </w:r>
      <w:r w:rsidRPr="00EE2DA3">
        <w:rPr>
          <w:i/>
          <w:iCs/>
          <w:sz w:val="22"/>
          <w:szCs w:val="22"/>
        </w:rPr>
        <w:t xml:space="preserve">Binarization </w:t>
      </w:r>
      <w:r w:rsidRPr="00EE2DA3">
        <w:rPr>
          <w:sz w:val="22"/>
          <w:szCs w:val="22"/>
        </w:rPr>
        <w:t xml:space="preserve">dan </w:t>
      </w:r>
      <w:r w:rsidRPr="00EE2DA3">
        <w:rPr>
          <w:i/>
          <w:iCs/>
          <w:sz w:val="22"/>
          <w:szCs w:val="22"/>
        </w:rPr>
        <w:t>OT</w:t>
      </w:r>
      <w:r w:rsidR="00406AD6">
        <w:rPr>
          <w:i/>
          <w:iCs/>
          <w:sz w:val="22"/>
          <w:szCs w:val="22"/>
        </w:rPr>
        <w:t>S</w:t>
      </w:r>
      <w:r w:rsidRPr="00EE2DA3">
        <w:rPr>
          <w:i/>
          <w:iCs/>
          <w:sz w:val="22"/>
          <w:szCs w:val="22"/>
        </w:rPr>
        <w:t>U</w:t>
      </w:r>
      <w:r w:rsidR="4ED84B93" w:rsidRPr="4ED84B93">
        <w:rPr>
          <w:i/>
          <w:iCs/>
          <w:sz w:val="22"/>
          <w:szCs w:val="22"/>
        </w:rPr>
        <w:t>)</w:t>
      </w:r>
      <w:r w:rsidR="4ED84B93" w:rsidRPr="4ED84B93">
        <w:rPr>
          <w:sz w:val="22"/>
          <w:szCs w:val="22"/>
        </w:rPr>
        <w:t>.</w:t>
      </w:r>
      <w:r w:rsidR="00DD1322">
        <w:rPr>
          <w:sz w:val="22"/>
          <w:szCs w:val="22"/>
        </w:rPr>
        <w:t xml:space="preserve"> </w:t>
      </w:r>
      <w:r w:rsidRPr="00EE2DA3">
        <w:rPr>
          <w:sz w:val="22"/>
          <w:szCs w:val="22"/>
        </w:rPr>
        <w:t xml:space="preserve"> </w:t>
      </w:r>
      <w:proofErr w:type="spellStart"/>
      <w:r w:rsidR="00FB094C">
        <w:rPr>
          <w:sz w:val="22"/>
          <w:szCs w:val="22"/>
        </w:rPr>
        <w:t>Algoritma</w:t>
      </w:r>
      <w:proofErr w:type="spellEnd"/>
      <w:r w:rsidR="00FB094C">
        <w:rPr>
          <w:sz w:val="22"/>
          <w:szCs w:val="22"/>
        </w:rPr>
        <w:t xml:space="preserve"> </w:t>
      </w:r>
      <w:r w:rsidR="00FB094C">
        <w:rPr>
          <w:i/>
          <w:iCs/>
          <w:sz w:val="22"/>
          <w:szCs w:val="22"/>
        </w:rPr>
        <w:t>binarization</w:t>
      </w:r>
      <w:r w:rsidR="00FB094C">
        <w:rPr>
          <w:sz w:val="22"/>
          <w:szCs w:val="22"/>
        </w:rPr>
        <w:t xml:space="preserve"> </w:t>
      </w:r>
      <w:proofErr w:type="spellStart"/>
      <w:r w:rsidR="00FB094C">
        <w:rPr>
          <w:sz w:val="22"/>
          <w:szCs w:val="22"/>
        </w:rPr>
        <w:t>akan</w:t>
      </w:r>
      <w:proofErr w:type="spellEnd"/>
      <w:r w:rsidR="00FB094C">
        <w:rPr>
          <w:sz w:val="22"/>
          <w:szCs w:val="22"/>
        </w:rPr>
        <w:t xml:space="preserve"> </w:t>
      </w:r>
      <w:proofErr w:type="spellStart"/>
      <w:r w:rsidR="00FB094C">
        <w:rPr>
          <w:sz w:val="22"/>
          <w:szCs w:val="22"/>
        </w:rPr>
        <w:t>menormalisasi</w:t>
      </w:r>
      <w:proofErr w:type="spellEnd"/>
      <w:r w:rsidR="00FB094C">
        <w:rPr>
          <w:sz w:val="22"/>
          <w:szCs w:val="22"/>
        </w:rPr>
        <w:t xml:space="preserve"> </w:t>
      </w:r>
      <w:proofErr w:type="spellStart"/>
      <w:r w:rsidR="00FB094C">
        <w:rPr>
          <w:sz w:val="22"/>
          <w:szCs w:val="22"/>
        </w:rPr>
        <w:t>nilai</w:t>
      </w:r>
      <w:proofErr w:type="spellEnd"/>
      <w:r w:rsidR="00FB094C">
        <w:rPr>
          <w:sz w:val="22"/>
          <w:szCs w:val="22"/>
        </w:rPr>
        <w:t xml:space="preserve"> </w:t>
      </w:r>
      <w:proofErr w:type="spellStart"/>
      <w:r w:rsidR="00FB094C">
        <w:rPr>
          <w:sz w:val="22"/>
          <w:szCs w:val="22"/>
        </w:rPr>
        <w:t>abu-abu</w:t>
      </w:r>
      <w:proofErr w:type="spellEnd"/>
      <w:r w:rsidR="00FB094C">
        <w:rPr>
          <w:sz w:val="22"/>
          <w:szCs w:val="22"/>
        </w:rPr>
        <w:t xml:space="preserve"> </w:t>
      </w:r>
      <w:proofErr w:type="spellStart"/>
      <w:r w:rsidR="00FB094C">
        <w:rPr>
          <w:sz w:val="22"/>
          <w:szCs w:val="22"/>
        </w:rPr>
        <w:t>dalam</w:t>
      </w:r>
      <w:proofErr w:type="spellEnd"/>
      <w:r w:rsidR="00FB094C">
        <w:rPr>
          <w:sz w:val="22"/>
          <w:szCs w:val="22"/>
        </w:rPr>
        <w:t xml:space="preserve"> </w:t>
      </w:r>
      <w:proofErr w:type="spellStart"/>
      <w:r w:rsidR="00FB094C">
        <w:rPr>
          <w:sz w:val="22"/>
          <w:szCs w:val="22"/>
        </w:rPr>
        <w:t>gambar</w:t>
      </w:r>
      <w:proofErr w:type="spellEnd"/>
      <w:r w:rsidR="00FB094C">
        <w:rPr>
          <w:sz w:val="22"/>
          <w:szCs w:val="22"/>
        </w:rPr>
        <w:t xml:space="preserve">. </w:t>
      </w:r>
      <w:r w:rsidR="008A4E75">
        <w:rPr>
          <w:sz w:val="22"/>
          <w:szCs w:val="22"/>
        </w:rPr>
        <w:t xml:space="preserve">Nilai </w:t>
      </w:r>
      <w:proofErr w:type="spellStart"/>
      <w:r w:rsidR="008A4E75">
        <w:rPr>
          <w:sz w:val="22"/>
          <w:szCs w:val="22"/>
        </w:rPr>
        <w:t>abu-abu</w:t>
      </w:r>
      <w:proofErr w:type="spellEnd"/>
      <w:r w:rsidR="008A4E75">
        <w:rPr>
          <w:sz w:val="22"/>
          <w:szCs w:val="22"/>
        </w:rPr>
        <w:t xml:space="preserve"> </w:t>
      </w:r>
      <w:proofErr w:type="spellStart"/>
      <w:r w:rsidR="008A4E75">
        <w:rPr>
          <w:sz w:val="22"/>
          <w:szCs w:val="22"/>
        </w:rPr>
        <w:t>akan</w:t>
      </w:r>
      <w:proofErr w:type="spellEnd"/>
      <w:r w:rsidR="008A4E75">
        <w:rPr>
          <w:sz w:val="22"/>
          <w:szCs w:val="22"/>
        </w:rPr>
        <w:t xml:space="preserve"> </w:t>
      </w:r>
      <w:proofErr w:type="spellStart"/>
      <w:r w:rsidR="008A4E75">
        <w:rPr>
          <w:sz w:val="22"/>
          <w:szCs w:val="22"/>
        </w:rPr>
        <w:t>dibandingkan</w:t>
      </w:r>
      <w:proofErr w:type="spellEnd"/>
      <w:r w:rsidR="008A4E75">
        <w:rPr>
          <w:sz w:val="22"/>
          <w:szCs w:val="22"/>
        </w:rPr>
        <w:t xml:space="preserve"> </w:t>
      </w:r>
      <w:proofErr w:type="spellStart"/>
      <w:r w:rsidR="008A4E75">
        <w:rPr>
          <w:sz w:val="22"/>
          <w:szCs w:val="22"/>
        </w:rPr>
        <w:t>dengan</w:t>
      </w:r>
      <w:proofErr w:type="spellEnd"/>
      <w:r w:rsidR="008A4E75">
        <w:rPr>
          <w:sz w:val="22"/>
          <w:szCs w:val="22"/>
        </w:rPr>
        <w:t xml:space="preserve"> 0</w:t>
      </w:r>
      <w:r w:rsidR="004F4EAD">
        <w:rPr>
          <w:sz w:val="22"/>
          <w:szCs w:val="22"/>
        </w:rPr>
        <w:t>,</w:t>
      </w:r>
      <w:r w:rsidR="008A4E75">
        <w:rPr>
          <w:sz w:val="22"/>
          <w:szCs w:val="22"/>
        </w:rPr>
        <w:t xml:space="preserve">5. </w:t>
      </w:r>
      <w:proofErr w:type="spellStart"/>
      <w:r w:rsidR="008A4E75">
        <w:rPr>
          <w:sz w:val="22"/>
          <w:szCs w:val="22"/>
        </w:rPr>
        <w:t>Apabila</w:t>
      </w:r>
      <w:proofErr w:type="spellEnd"/>
      <w:r w:rsidR="008A4E75">
        <w:rPr>
          <w:sz w:val="22"/>
          <w:szCs w:val="22"/>
        </w:rPr>
        <w:t xml:space="preserve"> </w:t>
      </w:r>
      <w:proofErr w:type="spellStart"/>
      <w:r w:rsidR="008A4E75">
        <w:rPr>
          <w:sz w:val="22"/>
          <w:szCs w:val="22"/>
        </w:rPr>
        <w:t>nilai</w:t>
      </w:r>
      <w:proofErr w:type="spellEnd"/>
      <w:r w:rsidR="008A4E75">
        <w:rPr>
          <w:sz w:val="22"/>
          <w:szCs w:val="22"/>
        </w:rPr>
        <w:t xml:space="preserve"> </w:t>
      </w:r>
      <w:proofErr w:type="spellStart"/>
      <w:r w:rsidR="008A4E75">
        <w:rPr>
          <w:sz w:val="22"/>
          <w:szCs w:val="22"/>
        </w:rPr>
        <w:t>tersebut</w:t>
      </w:r>
      <w:proofErr w:type="spellEnd"/>
      <w:r w:rsidR="008A4E75">
        <w:rPr>
          <w:sz w:val="22"/>
          <w:szCs w:val="22"/>
        </w:rPr>
        <w:t xml:space="preserve"> </w:t>
      </w:r>
      <w:proofErr w:type="spellStart"/>
      <w:r w:rsidR="004F4EAD">
        <w:rPr>
          <w:sz w:val="22"/>
          <w:szCs w:val="22"/>
        </w:rPr>
        <w:t>lebih</w:t>
      </w:r>
      <w:proofErr w:type="spellEnd"/>
      <w:r w:rsidR="004F4EAD">
        <w:rPr>
          <w:sz w:val="22"/>
          <w:szCs w:val="22"/>
        </w:rPr>
        <w:t xml:space="preserve"> </w:t>
      </w:r>
      <w:proofErr w:type="spellStart"/>
      <w:r w:rsidR="004F4EAD">
        <w:rPr>
          <w:sz w:val="22"/>
          <w:szCs w:val="22"/>
        </w:rPr>
        <w:t>dari</w:t>
      </w:r>
      <w:proofErr w:type="spellEnd"/>
      <w:r w:rsidR="004F4EAD">
        <w:rPr>
          <w:sz w:val="22"/>
          <w:szCs w:val="22"/>
        </w:rPr>
        <w:t xml:space="preserve"> 0,5 </w:t>
      </w:r>
      <w:proofErr w:type="spellStart"/>
      <w:r w:rsidR="004F4EAD">
        <w:rPr>
          <w:sz w:val="22"/>
          <w:szCs w:val="22"/>
        </w:rPr>
        <w:t>menunjukan</w:t>
      </w:r>
      <w:proofErr w:type="spellEnd"/>
      <w:r w:rsidR="004F4EAD">
        <w:rPr>
          <w:sz w:val="22"/>
          <w:szCs w:val="22"/>
        </w:rPr>
        <w:t xml:space="preserve"> </w:t>
      </w:r>
      <w:proofErr w:type="spellStart"/>
      <w:r w:rsidR="004F4EAD">
        <w:rPr>
          <w:sz w:val="22"/>
          <w:szCs w:val="22"/>
        </w:rPr>
        <w:t>warna</w:t>
      </w:r>
      <w:proofErr w:type="spellEnd"/>
      <w:r w:rsidR="004F4EAD">
        <w:rPr>
          <w:sz w:val="22"/>
          <w:szCs w:val="22"/>
        </w:rPr>
        <w:t xml:space="preserve"> </w:t>
      </w:r>
      <w:proofErr w:type="spellStart"/>
      <w:r w:rsidR="004F4EAD">
        <w:rPr>
          <w:sz w:val="22"/>
          <w:szCs w:val="22"/>
        </w:rPr>
        <w:t>putih</w:t>
      </w:r>
      <w:proofErr w:type="spellEnd"/>
      <w:r w:rsidR="004F4EAD">
        <w:rPr>
          <w:sz w:val="22"/>
          <w:szCs w:val="22"/>
        </w:rPr>
        <w:t xml:space="preserve"> pada </w:t>
      </w:r>
      <w:proofErr w:type="spellStart"/>
      <w:r w:rsidR="004F4EAD">
        <w:rPr>
          <w:sz w:val="22"/>
          <w:szCs w:val="22"/>
        </w:rPr>
        <w:t>gambar</w:t>
      </w:r>
      <w:proofErr w:type="spellEnd"/>
      <w:r w:rsidR="004F4EAD">
        <w:rPr>
          <w:sz w:val="22"/>
          <w:szCs w:val="22"/>
        </w:rPr>
        <w:t xml:space="preserve">, dan </w:t>
      </w:r>
      <w:proofErr w:type="spellStart"/>
      <w:r w:rsidR="004F4EAD">
        <w:rPr>
          <w:sz w:val="22"/>
          <w:szCs w:val="22"/>
        </w:rPr>
        <w:t>nilai</w:t>
      </w:r>
      <w:proofErr w:type="spellEnd"/>
      <w:r w:rsidR="004F4EAD">
        <w:rPr>
          <w:sz w:val="22"/>
          <w:szCs w:val="22"/>
        </w:rPr>
        <w:t xml:space="preserve"> yang </w:t>
      </w:r>
      <w:proofErr w:type="spellStart"/>
      <w:r w:rsidR="004F4EAD">
        <w:rPr>
          <w:sz w:val="22"/>
          <w:szCs w:val="22"/>
        </w:rPr>
        <w:t>kurang</w:t>
      </w:r>
      <w:proofErr w:type="spellEnd"/>
      <w:r w:rsidR="004F4EAD">
        <w:rPr>
          <w:sz w:val="22"/>
          <w:szCs w:val="22"/>
        </w:rPr>
        <w:t xml:space="preserve"> </w:t>
      </w:r>
      <w:proofErr w:type="spellStart"/>
      <w:r w:rsidR="004F4EAD">
        <w:rPr>
          <w:sz w:val="22"/>
          <w:szCs w:val="22"/>
        </w:rPr>
        <w:t>dari</w:t>
      </w:r>
      <w:proofErr w:type="spellEnd"/>
      <w:r w:rsidR="004F4EAD">
        <w:rPr>
          <w:sz w:val="22"/>
          <w:szCs w:val="22"/>
        </w:rPr>
        <w:t xml:space="preserve"> 0,5 </w:t>
      </w:r>
      <w:proofErr w:type="spellStart"/>
      <w:r w:rsidR="00CA6DDB">
        <w:rPr>
          <w:sz w:val="22"/>
          <w:szCs w:val="22"/>
        </w:rPr>
        <w:t>akan</w:t>
      </w:r>
      <w:proofErr w:type="spellEnd"/>
      <w:r w:rsidR="00CA6DDB">
        <w:rPr>
          <w:sz w:val="22"/>
          <w:szCs w:val="22"/>
        </w:rPr>
        <w:t xml:space="preserve"> </w:t>
      </w:r>
      <w:proofErr w:type="spellStart"/>
      <w:r w:rsidR="00CA6DDB">
        <w:rPr>
          <w:sz w:val="22"/>
          <w:szCs w:val="22"/>
        </w:rPr>
        <w:t>menunjukan</w:t>
      </w:r>
      <w:proofErr w:type="spellEnd"/>
      <w:r w:rsidR="00CA6DDB">
        <w:rPr>
          <w:sz w:val="22"/>
          <w:szCs w:val="22"/>
        </w:rPr>
        <w:t xml:space="preserve"> </w:t>
      </w:r>
      <w:proofErr w:type="spellStart"/>
      <w:r w:rsidR="00CA6DDB">
        <w:rPr>
          <w:sz w:val="22"/>
          <w:szCs w:val="22"/>
        </w:rPr>
        <w:t>warna</w:t>
      </w:r>
      <w:proofErr w:type="spellEnd"/>
      <w:r w:rsidR="00CA6DDB">
        <w:rPr>
          <w:sz w:val="22"/>
          <w:szCs w:val="22"/>
        </w:rPr>
        <w:t xml:space="preserve"> </w:t>
      </w:r>
      <w:proofErr w:type="spellStart"/>
      <w:r w:rsidR="00CA6DDB">
        <w:rPr>
          <w:sz w:val="22"/>
          <w:szCs w:val="22"/>
        </w:rPr>
        <w:t>hitam</w:t>
      </w:r>
      <w:proofErr w:type="spellEnd"/>
      <w:r w:rsidR="00CA6DDB">
        <w:rPr>
          <w:sz w:val="22"/>
          <w:szCs w:val="22"/>
        </w:rPr>
        <w:t xml:space="preserve"> pada </w:t>
      </w:r>
      <w:proofErr w:type="spellStart"/>
      <w:r w:rsidR="00CA6DDB">
        <w:rPr>
          <w:sz w:val="22"/>
          <w:szCs w:val="22"/>
        </w:rPr>
        <w:t>gambar</w:t>
      </w:r>
      <w:proofErr w:type="spellEnd"/>
      <w:r w:rsidR="4ED84B93" w:rsidRPr="4ED84B93">
        <w:rPr>
          <w:sz w:val="22"/>
          <w:szCs w:val="22"/>
        </w:rPr>
        <w:t>.</w:t>
      </w:r>
      <w:r w:rsidR="00406AD6">
        <w:rPr>
          <w:sz w:val="22"/>
          <w:szCs w:val="22"/>
        </w:rPr>
        <w:t xml:space="preserve"> </w:t>
      </w:r>
      <w:proofErr w:type="spellStart"/>
      <w:r w:rsidR="00406AD6">
        <w:rPr>
          <w:sz w:val="22"/>
          <w:szCs w:val="22"/>
        </w:rPr>
        <w:t>Metode</w:t>
      </w:r>
      <w:proofErr w:type="spellEnd"/>
      <w:r w:rsidR="00406AD6">
        <w:rPr>
          <w:sz w:val="22"/>
          <w:szCs w:val="22"/>
        </w:rPr>
        <w:t xml:space="preserve"> </w:t>
      </w:r>
      <w:r w:rsidR="00406AD6">
        <w:rPr>
          <w:i/>
          <w:iCs/>
          <w:sz w:val="22"/>
          <w:szCs w:val="22"/>
        </w:rPr>
        <w:t>OTSU</w:t>
      </w:r>
      <w:r w:rsidR="00406AD6">
        <w:rPr>
          <w:sz w:val="22"/>
          <w:szCs w:val="22"/>
        </w:rPr>
        <w:t xml:space="preserve"> </w:t>
      </w:r>
      <w:proofErr w:type="spellStart"/>
      <w:r w:rsidR="00406AD6">
        <w:rPr>
          <w:sz w:val="22"/>
          <w:szCs w:val="22"/>
        </w:rPr>
        <w:t>akan</w:t>
      </w:r>
      <w:proofErr w:type="spellEnd"/>
      <w:r w:rsidR="00406AD6">
        <w:rPr>
          <w:sz w:val="22"/>
          <w:szCs w:val="22"/>
        </w:rPr>
        <w:t xml:space="preserve"> </w:t>
      </w:r>
      <w:proofErr w:type="spellStart"/>
      <w:r w:rsidR="00406AD6">
        <w:rPr>
          <w:sz w:val="22"/>
          <w:szCs w:val="22"/>
        </w:rPr>
        <w:t>menggunakan</w:t>
      </w:r>
      <w:proofErr w:type="spellEnd"/>
      <w:r w:rsidR="00406AD6">
        <w:rPr>
          <w:sz w:val="22"/>
          <w:szCs w:val="22"/>
        </w:rPr>
        <w:t xml:space="preserve"> </w:t>
      </w:r>
      <w:proofErr w:type="spellStart"/>
      <w:r w:rsidR="00406AD6">
        <w:rPr>
          <w:sz w:val="22"/>
          <w:szCs w:val="22"/>
        </w:rPr>
        <w:t>varian</w:t>
      </w:r>
      <w:proofErr w:type="spellEnd"/>
      <w:r w:rsidR="00406AD6">
        <w:rPr>
          <w:sz w:val="22"/>
          <w:szCs w:val="22"/>
        </w:rPr>
        <w:t xml:space="preserve"> </w:t>
      </w:r>
      <w:proofErr w:type="spellStart"/>
      <w:r w:rsidR="00406AD6">
        <w:rPr>
          <w:sz w:val="22"/>
          <w:szCs w:val="22"/>
        </w:rPr>
        <w:t>maksimum</w:t>
      </w:r>
      <w:proofErr w:type="spellEnd"/>
      <w:r w:rsidR="00406AD6">
        <w:rPr>
          <w:sz w:val="22"/>
          <w:szCs w:val="22"/>
        </w:rPr>
        <w:t xml:space="preserve"> </w:t>
      </w:r>
      <w:proofErr w:type="spellStart"/>
      <w:r w:rsidR="00406AD6">
        <w:rPr>
          <w:sz w:val="22"/>
          <w:szCs w:val="22"/>
        </w:rPr>
        <w:t>antara</w:t>
      </w:r>
      <w:proofErr w:type="spellEnd"/>
      <w:r w:rsidR="00406AD6">
        <w:rPr>
          <w:sz w:val="22"/>
          <w:szCs w:val="22"/>
        </w:rPr>
        <w:t xml:space="preserve"> target dan </w:t>
      </w:r>
      <w:proofErr w:type="spellStart"/>
      <w:r w:rsidR="00406AD6">
        <w:rPr>
          <w:sz w:val="22"/>
          <w:szCs w:val="22"/>
        </w:rPr>
        <w:t>latar</w:t>
      </w:r>
      <w:proofErr w:type="spellEnd"/>
      <w:r w:rsidR="00406AD6">
        <w:rPr>
          <w:sz w:val="22"/>
          <w:szCs w:val="22"/>
        </w:rPr>
        <w:t xml:space="preserve"> </w:t>
      </w:r>
      <w:proofErr w:type="spellStart"/>
      <w:r w:rsidR="00406AD6">
        <w:rPr>
          <w:sz w:val="22"/>
          <w:szCs w:val="22"/>
        </w:rPr>
        <w:t>belakang</w:t>
      </w:r>
      <w:proofErr w:type="spellEnd"/>
      <w:r w:rsidR="00406AD6">
        <w:rPr>
          <w:sz w:val="22"/>
          <w:szCs w:val="22"/>
        </w:rPr>
        <w:t xml:space="preserve"> </w:t>
      </w:r>
      <w:proofErr w:type="spellStart"/>
      <w:r w:rsidR="00406AD6">
        <w:rPr>
          <w:sz w:val="22"/>
          <w:szCs w:val="22"/>
        </w:rPr>
        <w:t>untuk</w:t>
      </w:r>
      <w:proofErr w:type="spellEnd"/>
      <w:r w:rsidR="00406AD6">
        <w:rPr>
          <w:sz w:val="22"/>
          <w:szCs w:val="22"/>
        </w:rPr>
        <w:t xml:space="preserve"> </w:t>
      </w:r>
      <w:proofErr w:type="spellStart"/>
      <w:r w:rsidR="00406AD6">
        <w:rPr>
          <w:sz w:val="22"/>
          <w:szCs w:val="22"/>
        </w:rPr>
        <w:t>mencapai</w:t>
      </w:r>
      <w:proofErr w:type="spellEnd"/>
      <w:r w:rsidR="00406AD6">
        <w:rPr>
          <w:sz w:val="22"/>
          <w:szCs w:val="22"/>
        </w:rPr>
        <w:t xml:space="preserve"> </w:t>
      </w:r>
      <w:proofErr w:type="spellStart"/>
      <w:r w:rsidR="00406AD6">
        <w:rPr>
          <w:sz w:val="22"/>
          <w:szCs w:val="22"/>
        </w:rPr>
        <w:t>tujuan</w:t>
      </w:r>
      <w:proofErr w:type="spellEnd"/>
      <w:r w:rsidR="00406AD6">
        <w:rPr>
          <w:sz w:val="22"/>
          <w:szCs w:val="22"/>
        </w:rPr>
        <w:t xml:space="preserve"> </w:t>
      </w:r>
      <w:proofErr w:type="spellStart"/>
      <w:r w:rsidR="00406AD6">
        <w:rPr>
          <w:sz w:val="22"/>
          <w:szCs w:val="22"/>
        </w:rPr>
        <w:t>segmentasi</w:t>
      </w:r>
      <w:proofErr w:type="spellEnd"/>
      <w:r w:rsidR="00406AD6">
        <w:rPr>
          <w:sz w:val="22"/>
          <w:szCs w:val="22"/>
        </w:rPr>
        <w:t xml:space="preserve">. </w:t>
      </w:r>
      <w:proofErr w:type="spellStart"/>
      <w:r w:rsidR="00406AD6">
        <w:rPr>
          <w:sz w:val="22"/>
          <w:szCs w:val="22"/>
        </w:rPr>
        <w:t>Algoritma</w:t>
      </w:r>
      <w:proofErr w:type="spellEnd"/>
      <w:r w:rsidR="00406AD6">
        <w:rPr>
          <w:sz w:val="22"/>
          <w:szCs w:val="22"/>
        </w:rPr>
        <w:t xml:space="preserve"> </w:t>
      </w:r>
      <w:proofErr w:type="spellStart"/>
      <w:r w:rsidR="00406AD6">
        <w:rPr>
          <w:sz w:val="22"/>
          <w:szCs w:val="22"/>
        </w:rPr>
        <w:t>ini</w:t>
      </w:r>
      <w:proofErr w:type="spellEnd"/>
      <w:r w:rsidR="00406AD6">
        <w:rPr>
          <w:sz w:val="22"/>
          <w:szCs w:val="22"/>
        </w:rPr>
        <w:t xml:space="preserve"> </w:t>
      </w:r>
      <w:proofErr w:type="spellStart"/>
      <w:r w:rsidR="00406AD6">
        <w:rPr>
          <w:sz w:val="22"/>
          <w:szCs w:val="22"/>
        </w:rPr>
        <w:t>akan</w:t>
      </w:r>
      <w:proofErr w:type="spellEnd"/>
      <w:r w:rsidR="00406AD6">
        <w:rPr>
          <w:sz w:val="22"/>
          <w:szCs w:val="22"/>
        </w:rPr>
        <w:t xml:space="preserve"> </w:t>
      </w:r>
      <w:proofErr w:type="spellStart"/>
      <w:r w:rsidR="00406AD6">
        <w:rPr>
          <w:sz w:val="22"/>
          <w:szCs w:val="22"/>
        </w:rPr>
        <w:t>mencari</w:t>
      </w:r>
      <w:proofErr w:type="spellEnd"/>
      <w:r w:rsidR="00406AD6">
        <w:rPr>
          <w:sz w:val="22"/>
          <w:szCs w:val="22"/>
        </w:rPr>
        <w:t xml:space="preserve"> </w:t>
      </w:r>
      <w:proofErr w:type="spellStart"/>
      <w:r w:rsidR="00406AD6">
        <w:rPr>
          <w:sz w:val="22"/>
          <w:szCs w:val="22"/>
        </w:rPr>
        <w:t>ambang</w:t>
      </w:r>
      <w:proofErr w:type="spellEnd"/>
      <w:r w:rsidR="00406AD6">
        <w:rPr>
          <w:sz w:val="22"/>
          <w:szCs w:val="22"/>
        </w:rPr>
        <w:t xml:space="preserve"> </w:t>
      </w:r>
      <w:proofErr w:type="spellStart"/>
      <w:r w:rsidR="00406AD6">
        <w:rPr>
          <w:sz w:val="22"/>
          <w:szCs w:val="22"/>
        </w:rPr>
        <w:t>batas</w:t>
      </w:r>
      <w:proofErr w:type="spellEnd"/>
      <w:r w:rsidR="00406AD6">
        <w:rPr>
          <w:sz w:val="22"/>
          <w:szCs w:val="22"/>
        </w:rPr>
        <w:t xml:space="preserve"> </w:t>
      </w:r>
      <w:proofErr w:type="spellStart"/>
      <w:r w:rsidR="00406AD6">
        <w:rPr>
          <w:sz w:val="22"/>
          <w:szCs w:val="22"/>
        </w:rPr>
        <w:t>segmentasi</w:t>
      </w:r>
      <w:proofErr w:type="spellEnd"/>
      <w:r w:rsidR="00406AD6">
        <w:rPr>
          <w:sz w:val="22"/>
          <w:szCs w:val="22"/>
        </w:rPr>
        <w:t xml:space="preserve"> </w:t>
      </w:r>
      <w:proofErr w:type="spellStart"/>
      <w:r w:rsidR="00406AD6">
        <w:rPr>
          <w:sz w:val="22"/>
          <w:szCs w:val="22"/>
        </w:rPr>
        <w:t>secara</w:t>
      </w:r>
      <w:proofErr w:type="spellEnd"/>
      <w:r w:rsidR="00406AD6">
        <w:rPr>
          <w:sz w:val="22"/>
          <w:szCs w:val="22"/>
        </w:rPr>
        <w:t xml:space="preserve"> </w:t>
      </w:r>
      <w:proofErr w:type="spellStart"/>
      <w:r w:rsidR="00406AD6">
        <w:rPr>
          <w:sz w:val="22"/>
          <w:szCs w:val="22"/>
        </w:rPr>
        <w:t>adaptif</w:t>
      </w:r>
      <w:proofErr w:type="spellEnd"/>
      <w:r w:rsidR="00406AD6">
        <w:rPr>
          <w:sz w:val="22"/>
          <w:szCs w:val="22"/>
        </w:rPr>
        <w:t xml:space="preserve"> </w:t>
      </w:r>
      <w:proofErr w:type="spellStart"/>
      <w:r w:rsidR="00406AD6">
        <w:rPr>
          <w:sz w:val="22"/>
          <w:szCs w:val="22"/>
        </w:rPr>
        <w:t>kemudian</w:t>
      </w:r>
      <w:proofErr w:type="spellEnd"/>
      <w:r w:rsidR="00406AD6">
        <w:rPr>
          <w:sz w:val="22"/>
          <w:szCs w:val="22"/>
        </w:rPr>
        <w:t xml:space="preserve"> </w:t>
      </w:r>
      <w:proofErr w:type="spellStart"/>
      <w:r w:rsidR="00406AD6">
        <w:rPr>
          <w:sz w:val="22"/>
          <w:szCs w:val="22"/>
        </w:rPr>
        <w:t>mencari</w:t>
      </w:r>
      <w:proofErr w:type="spellEnd"/>
      <w:r w:rsidR="00406AD6">
        <w:rPr>
          <w:sz w:val="22"/>
          <w:szCs w:val="22"/>
        </w:rPr>
        <w:t xml:space="preserve"> </w:t>
      </w:r>
      <w:proofErr w:type="spellStart"/>
      <w:r w:rsidR="00406AD6">
        <w:rPr>
          <w:sz w:val="22"/>
          <w:szCs w:val="22"/>
        </w:rPr>
        <w:t>nilai</w:t>
      </w:r>
      <w:proofErr w:type="spellEnd"/>
      <w:r w:rsidR="00406AD6">
        <w:rPr>
          <w:sz w:val="22"/>
          <w:szCs w:val="22"/>
        </w:rPr>
        <w:t xml:space="preserve"> </w:t>
      </w:r>
      <w:proofErr w:type="spellStart"/>
      <w:r w:rsidR="00406AD6">
        <w:rPr>
          <w:sz w:val="22"/>
          <w:szCs w:val="22"/>
        </w:rPr>
        <w:t>varian</w:t>
      </w:r>
      <w:proofErr w:type="spellEnd"/>
      <w:r w:rsidR="00406AD6">
        <w:rPr>
          <w:sz w:val="22"/>
          <w:szCs w:val="22"/>
        </w:rPr>
        <w:t xml:space="preserve"> yang </w:t>
      </w:r>
      <w:proofErr w:type="spellStart"/>
      <w:r w:rsidR="00406AD6">
        <w:rPr>
          <w:sz w:val="22"/>
          <w:szCs w:val="22"/>
        </w:rPr>
        <w:t>terbesar</w:t>
      </w:r>
      <w:proofErr w:type="spellEnd"/>
      <w:r w:rsidR="00406AD6">
        <w:rPr>
          <w:sz w:val="22"/>
          <w:szCs w:val="22"/>
        </w:rPr>
        <w:t xml:space="preserve"> </w:t>
      </w:r>
      <w:proofErr w:type="spellStart"/>
      <w:r w:rsidR="00406AD6">
        <w:rPr>
          <w:sz w:val="22"/>
          <w:szCs w:val="22"/>
        </w:rPr>
        <w:t>dari</w:t>
      </w:r>
      <w:proofErr w:type="spellEnd"/>
      <w:r w:rsidR="00406AD6">
        <w:rPr>
          <w:sz w:val="22"/>
          <w:szCs w:val="22"/>
        </w:rPr>
        <w:t xml:space="preserve"> </w:t>
      </w:r>
      <w:proofErr w:type="spellStart"/>
      <w:r w:rsidR="00406AD6">
        <w:rPr>
          <w:sz w:val="22"/>
          <w:szCs w:val="22"/>
        </w:rPr>
        <w:t>ambang</w:t>
      </w:r>
      <w:proofErr w:type="spellEnd"/>
      <w:r w:rsidR="00406AD6">
        <w:rPr>
          <w:sz w:val="22"/>
          <w:szCs w:val="22"/>
        </w:rPr>
        <w:t xml:space="preserve"> </w:t>
      </w:r>
      <w:proofErr w:type="spellStart"/>
      <w:r w:rsidR="00406AD6">
        <w:rPr>
          <w:sz w:val="22"/>
          <w:szCs w:val="22"/>
        </w:rPr>
        <w:t>batas</w:t>
      </w:r>
      <w:proofErr w:type="spellEnd"/>
      <w:r w:rsidR="00406AD6">
        <w:rPr>
          <w:sz w:val="22"/>
          <w:szCs w:val="22"/>
        </w:rPr>
        <w:t xml:space="preserve"> </w:t>
      </w:r>
      <w:proofErr w:type="spellStart"/>
      <w:r w:rsidR="00406AD6">
        <w:rPr>
          <w:sz w:val="22"/>
          <w:szCs w:val="22"/>
        </w:rPr>
        <w:t>tersebut</w:t>
      </w:r>
      <w:proofErr w:type="spellEnd"/>
      <w:r w:rsidR="00406AD6">
        <w:rPr>
          <w:sz w:val="22"/>
          <w:szCs w:val="22"/>
        </w:rPr>
        <w:t xml:space="preserve">. </w:t>
      </w:r>
    </w:p>
    <w:p w14:paraId="420BB273" w14:textId="0543082A" w:rsidR="00F533E7" w:rsidRPr="008509DC" w:rsidRDefault="00F533E7" w:rsidP="00FB6E9A">
      <w:pPr>
        <w:ind w:firstLine="202"/>
        <w:jc w:val="both"/>
        <w:rPr>
          <w:sz w:val="22"/>
          <w:szCs w:val="22"/>
        </w:rPr>
      </w:pPr>
      <w:proofErr w:type="spellStart"/>
      <w:r>
        <w:rPr>
          <w:sz w:val="22"/>
          <w:szCs w:val="22"/>
        </w:rPr>
        <w:lastRenderedPageBreak/>
        <w:t>Setelah</w:t>
      </w:r>
      <w:proofErr w:type="spellEnd"/>
      <w:r>
        <w:rPr>
          <w:sz w:val="22"/>
          <w:szCs w:val="22"/>
        </w:rPr>
        <w:t xml:space="preserve"> </w:t>
      </w:r>
      <w:proofErr w:type="spellStart"/>
      <w:r>
        <w:rPr>
          <w:sz w:val="22"/>
          <w:szCs w:val="22"/>
        </w:rPr>
        <w:t>menentukan</w:t>
      </w:r>
      <w:proofErr w:type="spellEnd"/>
      <w:r>
        <w:rPr>
          <w:sz w:val="22"/>
          <w:szCs w:val="22"/>
        </w:rPr>
        <w:t xml:space="preserve"> </w:t>
      </w:r>
      <w:proofErr w:type="spellStart"/>
      <w:r>
        <w:rPr>
          <w:sz w:val="22"/>
          <w:szCs w:val="22"/>
        </w:rPr>
        <w:t>batas</w:t>
      </w:r>
      <w:proofErr w:type="spellEnd"/>
      <w:r>
        <w:rPr>
          <w:sz w:val="22"/>
          <w:szCs w:val="22"/>
        </w:rPr>
        <w:t xml:space="preserve"> </w:t>
      </w:r>
      <w:proofErr w:type="spellStart"/>
      <w:r>
        <w:rPr>
          <w:sz w:val="22"/>
          <w:szCs w:val="22"/>
        </w:rPr>
        <w:t>objek</w:t>
      </w:r>
      <w:proofErr w:type="spellEnd"/>
      <w:r>
        <w:rPr>
          <w:sz w:val="22"/>
          <w:szCs w:val="22"/>
        </w:rPr>
        <w:t xml:space="preserve">, </w:t>
      </w:r>
      <w:proofErr w:type="spellStart"/>
      <w:r w:rsidR="00B96093">
        <w:rPr>
          <w:sz w:val="22"/>
          <w:szCs w:val="22"/>
        </w:rPr>
        <w:t>gambar</w:t>
      </w:r>
      <w:proofErr w:type="spellEnd"/>
      <w:r w:rsidR="00B96093">
        <w:rPr>
          <w:sz w:val="22"/>
          <w:szCs w:val="22"/>
        </w:rPr>
        <w:t xml:space="preserve"> </w:t>
      </w:r>
      <w:proofErr w:type="spellStart"/>
      <w:r w:rsidR="00B96093">
        <w:rPr>
          <w:sz w:val="22"/>
          <w:szCs w:val="22"/>
        </w:rPr>
        <w:t>akan</w:t>
      </w:r>
      <w:proofErr w:type="spellEnd"/>
      <w:r w:rsidR="00B96093">
        <w:rPr>
          <w:sz w:val="22"/>
          <w:szCs w:val="22"/>
        </w:rPr>
        <w:t xml:space="preserve"> </w:t>
      </w:r>
      <w:proofErr w:type="spellStart"/>
      <w:r w:rsidR="00B96093">
        <w:rPr>
          <w:sz w:val="22"/>
          <w:szCs w:val="22"/>
        </w:rPr>
        <w:t>dilabel</w:t>
      </w:r>
      <w:proofErr w:type="spellEnd"/>
      <w:r w:rsidR="00B96093">
        <w:rPr>
          <w:sz w:val="22"/>
          <w:szCs w:val="22"/>
        </w:rPr>
        <w:t xml:space="preserve"> </w:t>
      </w:r>
      <w:proofErr w:type="spellStart"/>
      <w:r w:rsidR="00B96093">
        <w:rPr>
          <w:sz w:val="22"/>
          <w:szCs w:val="22"/>
        </w:rPr>
        <w:t>dengan</w:t>
      </w:r>
      <w:proofErr w:type="spellEnd"/>
      <w:r w:rsidR="00B96093">
        <w:rPr>
          <w:sz w:val="22"/>
          <w:szCs w:val="22"/>
        </w:rPr>
        <w:t xml:space="preserve"> </w:t>
      </w:r>
      <w:proofErr w:type="spellStart"/>
      <w:r w:rsidR="00B96093">
        <w:rPr>
          <w:sz w:val="22"/>
          <w:szCs w:val="22"/>
        </w:rPr>
        <w:t>operasi</w:t>
      </w:r>
      <w:proofErr w:type="spellEnd"/>
      <w:r w:rsidR="00B96093">
        <w:rPr>
          <w:sz w:val="22"/>
          <w:szCs w:val="22"/>
        </w:rPr>
        <w:t xml:space="preserve"> </w:t>
      </w:r>
      <w:r w:rsidR="00B96093">
        <w:rPr>
          <w:i/>
          <w:iCs/>
          <w:sz w:val="22"/>
          <w:szCs w:val="22"/>
        </w:rPr>
        <w:t xml:space="preserve">opening </w:t>
      </w:r>
      <w:proofErr w:type="spellStart"/>
      <w:r w:rsidR="00B96093">
        <w:rPr>
          <w:sz w:val="22"/>
          <w:szCs w:val="22"/>
        </w:rPr>
        <w:t>berdasarkan</w:t>
      </w:r>
      <w:proofErr w:type="spellEnd"/>
      <w:r w:rsidR="00B96093">
        <w:rPr>
          <w:sz w:val="22"/>
          <w:szCs w:val="22"/>
        </w:rPr>
        <w:t xml:space="preserve"> </w:t>
      </w:r>
      <w:proofErr w:type="spellStart"/>
      <w:r w:rsidR="00B96093">
        <w:rPr>
          <w:sz w:val="22"/>
          <w:szCs w:val="22"/>
        </w:rPr>
        <w:t>rekrontruksi</w:t>
      </w:r>
      <w:proofErr w:type="spellEnd"/>
      <w:r w:rsidR="00B96093">
        <w:rPr>
          <w:sz w:val="22"/>
          <w:szCs w:val="22"/>
        </w:rPr>
        <w:t xml:space="preserve"> </w:t>
      </w:r>
      <w:proofErr w:type="spellStart"/>
      <w:r w:rsidR="00B96093">
        <w:rPr>
          <w:sz w:val="22"/>
          <w:szCs w:val="22"/>
        </w:rPr>
        <w:t>morfologi</w:t>
      </w:r>
      <w:proofErr w:type="spellEnd"/>
      <w:r w:rsidR="00B96093">
        <w:rPr>
          <w:sz w:val="22"/>
          <w:szCs w:val="22"/>
        </w:rPr>
        <w:t xml:space="preserve">. </w:t>
      </w:r>
      <w:r w:rsidR="00A64376">
        <w:rPr>
          <w:sz w:val="22"/>
          <w:szCs w:val="22"/>
        </w:rPr>
        <w:t xml:space="preserve">Area yang </w:t>
      </w:r>
      <w:proofErr w:type="spellStart"/>
      <w:r w:rsidR="00A64376">
        <w:rPr>
          <w:sz w:val="22"/>
          <w:szCs w:val="22"/>
        </w:rPr>
        <w:t>terhitung</w:t>
      </w:r>
      <w:proofErr w:type="spellEnd"/>
      <w:r w:rsidR="00A64376">
        <w:rPr>
          <w:sz w:val="22"/>
          <w:szCs w:val="22"/>
        </w:rPr>
        <w:t xml:space="preserve"> </w:t>
      </w:r>
      <w:proofErr w:type="spellStart"/>
      <w:r w:rsidR="00A64376">
        <w:rPr>
          <w:sz w:val="22"/>
          <w:szCs w:val="22"/>
        </w:rPr>
        <w:t>sebagai</w:t>
      </w:r>
      <w:proofErr w:type="spellEnd"/>
      <w:r w:rsidR="00A64376">
        <w:rPr>
          <w:sz w:val="22"/>
          <w:szCs w:val="22"/>
        </w:rPr>
        <w:t xml:space="preserve"> </w:t>
      </w:r>
      <w:proofErr w:type="spellStart"/>
      <w:r w:rsidR="00A64376">
        <w:rPr>
          <w:sz w:val="22"/>
          <w:szCs w:val="22"/>
        </w:rPr>
        <w:t>buah</w:t>
      </w:r>
      <w:proofErr w:type="spellEnd"/>
      <w:r w:rsidR="00A64376">
        <w:rPr>
          <w:sz w:val="22"/>
          <w:szCs w:val="22"/>
        </w:rPr>
        <w:t xml:space="preserve"> </w:t>
      </w:r>
      <w:proofErr w:type="spellStart"/>
      <w:r w:rsidR="00A64376">
        <w:rPr>
          <w:sz w:val="22"/>
          <w:szCs w:val="22"/>
        </w:rPr>
        <w:t>akan</w:t>
      </w:r>
      <w:proofErr w:type="spellEnd"/>
      <w:r w:rsidR="00A64376">
        <w:rPr>
          <w:sz w:val="22"/>
          <w:szCs w:val="22"/>
        </w:rPr>
        <w:t xml:space="preserve"> </w:t>
      </w:r>
      <w:proofErr w:type="spellStart"/>
      <w:r w:rsidR="00A64376">
        <w:rPr>
          <w:sz w:val="22"/>
          <w:szCs w:val="22"/>
        </w:rPr>
        <w:t>dilabeli</w:t>
      </w:r>
      <w:proofErr w:type="spellEnd"/>
      <w:r w:rsidR="00A64376">
        <w:rPr>
          <w:sz w:val="22"/>
          <w:szCs w:val="22"/>
        </w:rPr>
        <w:t xml:space="preserve"> </w:t>
      </w:r>
      <w:proofErr w:type="spellStart"/>
      <w:r w:rsidR="00A64376">
        <w:rPr>
          <w:sz w:val="22"/>
          <w:szCs w:val="22"/>
        </w:rPr>
        <w:t>sebagai</w:t>
      </w:r>
      <w:proofErr w:type="spellEnd"/>
      <w:r w:rsidR="00A64376">
        <w:rPr>
          <w:sz w:val="22"/>
          <w:szCs w:val="22"/>
        </w:rPr>
        <w:t xml:space="preserve"> </w:t>
      </w:r>
      <w:r w:rsidR="00A64376">
        <w:rPr>
          <w:i/>
          <w:iCs/>
          <w:sz w:val="22"/>
          <w:szCs w:val="22"/>
        </w:rPr>
        <w:t>foreground</w:t>
      </w:r>
      <w:r w:rsidR="00A64376">
        <w:rPr>
          <w:sz w:val="22"/>
          <w:szCs w:val="22"/>
        </w:rPr>
        <w:t xml:space="preserve"> dan area yang </w:t>
      </w:r>
      <w:proofErr w:type="spellStart"/>
      <w:r w:rsidR="00A64376">
        <w:rPr>
          <w:sz w:val="22"/>
          <w:szCs w:val="22"/>
        </w:rPr>
        <w:t>tidak</w:t>
      </w:r>
      <w:proofErr w:type="spellEnd"/>
      <w:r w:rsidR="00A64376">
        <w:rPr>
          <w:sz w:val="22"/>
          <w:szCs w:val="22"/>
        </w:rPr>
        <w:t xml:space="preserve"> </w:t>
      </w:r>
      <w:proofErr w:type="spellStart"/>
      <w:r w:rsidR="00A64376">
        <w:rPr>
          <w:sz w:val="22"/>
          <w:szCs w:val="22"/>
        </w:rPr>
        <w:t>ada</w:t>
      </w:r>
      <w:proofErr w:type="spellEnd"/>
      <w:r w:rsidR="00A64376">
        <w:rPr>
          <w:sz w:val="22"/>
          <w:szCs w:val="22"/>
        </w:rPr>
        <w:t xml:space="preserve"> </w:t>
      </w:r>
      <w:proofErr w:type="spellStart"/>
      <w:r w:rsidR="00A64376">
        <w:rPr>
          <w:sz w:val="22"/>
          <w:szCs w:val="22"/>
        </w:rPr>
        <w:t>buahnya</w:t>
      </w:r>
      <w:proofErr w:type="spellEnd"/>
      <w:r w:rsidR="00A64376">
        <w:rPr>
          <w:sz w:val="22"/>
          <w:szCs w:val="22"/>
        </w:rPr>
        <w:t xml:space="preserve"> </w:t>
      </w:r>
      <w:proofErr w:type="spellStart"/>
      <w:r w:rsidR="00A64376">
        <w:rPr>
          <w:sz w:val="22"/>
          <w:szCs w:val="22"/>
        </w:rPr>
        <w:t>akan</w:t>
      </w:r>
      <w:proofErr w:type="spellEnd"/>
      <w:r w:rsidR="00A64376">
        <w:rPr>
          <w:sz w:val="22"/>
          <w:szCs w:val="22"/>
        </w:rPr>
        <w:t xml:space="preserve"> </w:t>
      </w:r>
      <w:proofErr w:type="spellStart"/>
      <w:r w:rsidR="00A64376">
        <w:rPr>
          <w:sz w:val="22"/>
          <w:szCs w:val="22"/>
        </w:rPr>
        <w:t>dilabeli</w:t>
      </w:r>
      <w:proofErr w:type="spellEnd"/>
      <w:r w:rsidR="00A64376">
        <w:rPr>
          <w:sz w:val="22"/>
          <w:szCs w:val="22"/>
        </w:rPr>
        <w:t xml:space="preserve"> </w:t>
      </w:r>
      <w:proofErr w:type="spellStart"/>
      <w:r w:rsidR="00A64376">
        <w:rPr>
          <w:sz w:val="22"/>
          <w:szCs w:val="22"/>
        </w:rPr>
        <w:t>menjadi</w:t>
      </w:r>
      <w:proofErr w:type="spellEnd"/>
      <w:r w:rsidR="00A64376">
        <w:rPr>
          <w:sz w:val="22"/>
          <w:szCs w:val="22"/>
        </w:rPr>
        <w:t xml:space="preserve"> </w:t>
      </w:r>
      <w:r w:rsidR="00A64376">
        <w:rPr>
          <w:i/>
          <w:iCs/>
          <w:sz w:val="22"/>
          <w:szCs w:val="22"/>
        </w:rPr>
        <w:t>background</w:t>
      </w:r>
      <w:r w:rsidR="003F1EDB">
        <w:rPr>
          <w:i/>
          <w:iCs/>
          <w:sz w:val="22"/>
          <w:szCs w:val="22"/>
        </w:rPr>
        <w:t xml:space="preserve"> </w:t>
      </w:r>
      <w:r w:rsidR="003F1EDB">
        <w:rPr>
          <w:sz w:val="22"/>
          <w:szCs w:val="22"/>
        </w:rPr>
        <w:t xml:space="preserve">dan </w:t>
      </w:r>
      <w:proofErr w:type="spellStart"/>
      <w:r w:rsidR="003F1EDB">
        <w:rPr>
          <w:sz w:val="22"/>
          <w:szCs w:val="22"/>
        </w:rPr>
        <w:t>mengisi</w:t>
      </w:r>
      <w:proofErr w:type="spellEnd"/>
      <w:r w:rsidR="003F1EDB">
        <w:rPr>
          <w:sz w:val="22"/>
          <w:szCs w:val="22"/>
        </w:rPr>
        <w:t xml:space="preserve"> </w:t>
      </w:r>
      <w:proofErr w:type="spellStart"/>
      <w:r w:rsidR="003F1EDB">
        <w:rPr>
          <w:sz w:val="22"/>
          <w:szCs w:val="22"/>
        </w:rPr>
        <w:t>dengan</w:t>
      </w:r>
      <w:proofErr w:type="spellEnd"/>
      <w:r w:rsidR="003F1EDB">
        <w:rPr>
          <w:sz w:val="22"/>
          <w:szCs w:val="22"/>
        </w:rPr>
        <w:t xml:space="preserve"> </w:t>
      </w:r>
      <w:proofErr w:type="spellStart"/>
      <w:r w:rsidR="003F1EDB">
        <w:rPr>
          <w:sz w:val="22"/>
          <w:szCs w:val="22"/>
        </w:rPr>
        <w:t>lubang</w:t>
      </w:r>
      <w:proofErr w:type="spellEnd"/>
      <w:r w:rsidR="00A64376">
        <w:rPr>
          <w:sz w:val="22"/>
          <w:szCs w:val="22"/>
        </w:rPr>
        <w:t xml:space="preserve">. </w:t>
      </w:r>
      <w:proofErr w:type="spellStart"/>
      <w:r w:rsidR="0023150D">
        <w:rPr>
          <w:sz w:val="22"/>
          <w:szCs w:val="22"/>
        </w:rPr>
        <w:t>Untuk</w:t>
      </w:r>
      <w:proofErr w:type="spellEnd"/>
      <w:r w:rsidR="0023150D">
        <w:rPr>
          <w:sz w:val="22"/>
          <w:szCs w:val="22"/>
        </w:rPr>
        <w:t xml:space="preserve"> </w:t>
      </w:r>
      <w:proofErr w:type="spellStart"/>
      <w:r w:rsidR="0023150D">
        <w:rPr>
          <w:sz w:val="22"/>
          <w:szCs w:val="22"/>
        </w:rPr>
        <w:t>mencari</w:t>
      </w:r>
      <w:proofErr w:type="spellEnd"/>
      <w:r w:rsidR="0023150D">
        <w:rPr>
          <w:sz w:val="22"/>
          <w:szCs w:val="22"/>
        </w:rPr>
        <w:t xml:space="preserve"> </w:t>
      </w:r>
      <w:r w:rsidR="003F1EDB">
        <w:rPr>
          <w:i/>
          <w:iCs/>
          <w:sz w:val="22"/>
          <w:szCs w:val="22"/>
        </w:rPr>
        <w:t>background</w:t>
      </w:r>
      <w:r w:rsidR="003F1EDB">
        <w:rPr>
          <w:sz w:val="22"/>
          <w:szCs w:val="22"/>
        </w:rPr>
        <w:t xml:space="preserve">, </w:t>
      </w:r>
      <w:proofErr w:type="spellStart"/>
      <w:r w:rsidR="003F1EDB">
        <w:rPr>
          <w:sz w:val="22"/>
          <w:szCs w:val="22"/>
        </w:rPr>
        <w:t>gambar</w:t>
      </w:r>
      <w:proofErr w:type="spellEnd"/>
      <w:r w:rsidR="003F1EDB">
        <w:rPr>
          <w:sz w:val="22"/>
          <w:szCs w:val="22"/>
        </w:rPr>
        <w:t xml:space="preserve"> </w:t>
      </w:r>
      <w:proofErr w:type="spellStart"/>
      <w:r w:rsidR="003F1EDB">
        <w:rPr>
          <w:sz w:val="22"/>
          <w:szCs w:val="22"/>
        </w:rPr>
        <w:t>akan</w:t>
      </w:r>
      <w:proofErr w:type="spellEnd"/>
      <w:r w:rsidR="003F1EDB">
        <w:rPr>
          <w:sz w:val="22"/>
          <w:szCs w:val="22"/>
        </w:rPr>
        <w:t xml:space="preserve"> </w:t>
      </w:r>
      <w:proofErr w:type="spellStart"/>
      <w:r w:rsidR="003F1EDB">
        <w:rPr>
          <w:sz w:val="22"/>
          <w:szCs w:val="22"/>
        </w:rPr>
        <w:t>dilakukan</w:t>
      </w:r>
      <w:proofErr w:type="spellEnd"/>
      <w:r w:rsidR="003F1EDB">
        <w:rPr>
          <w:sz w:val="22"/>
          <w:szCs w:val="22"/>
        </w:rPr>
        <w:t xml:space="preserve"> </w:t>
      </w:r>
      <w:r w:rsidR="003F1EDB">
        <w:rPr>
          <w:i/>
          <w:iCs/>
          <w:sz w:val="22"/>
          <w:szCs w:val="22"/>
        </w:rPr>
        <w:t xml:space="preserve">opening </w:t>
      </w:r>
      <w:proofErr w:type="spellStart"/>
      <w:r w:rsidR="003F1EDB">
        <w:rPr>
          <w:sz w:val="22"/>
          <w:szCs w:val="22"/>
        </w:rPr>
        <w:t>dilatasi</w:t>
      </w:r>
      <w:proofErr w:type="spellEnd"/>
      <w:r w:rsidR="003F1EDB">
        <w:rPr>
          <w:sz w:val="22"/>
          <w:szCs w:val="22"/>
        </w:rPr>
        <w:t xml:space="preserve">. </w:t>
      </w:r>
      <w:proofErr w:type="spellStart"/>
      <w:r w:rsidR="003F1EDB">
        <w:rPr>
          <w:sz w:val="22"/>
          <w:szCs w:val="22"/>
        </w:rPr>
        <w:t>Dilatasi</w:t>
      </w:r>
      <w:proofErr w:type="spellEnd"/>
      <w:r w:rsidR="003F1EDB">
        <w:rPr>
          <w:sz w:val="22"/>
          <w:szCs w:val="22"/>
        </w:rPr>
        <w:t xml:space="preserve"> </w:t>
      </w:r>
      <w:proofErr w:type="spellStart"/>
      <w:r w:rsidR="003F1EDB">
        <w:rPr>
          <w:sz w:val="22"/>
          <w:szCs w:val="22"/>
        </w:rPr>
        <w:t>membutuhkan</w:t>
      </w:r>
      <w:proofErr w:type="spellEnd"/>
      <w:r w:rsidR="003F1EDB">
        <w:rPr>
          <w:sz w:val="22"/>
          <w:szCs w:val="22"/>
        </w:rPr>
        <w:t xml:space="preserve"> </w:t>
      </w:r>
      <w:proofErr w:type="spellStart"/>
      <w:r w:rsidR="003F1EDB">
        <w:rPr>
          <w:sz w:val="22"/>
          <w:szCs w:val="22"/>
        </w:rPr>
        <w:t>nilai</w:t>
      </w:r>
      <w:proofErr w:type="spellEnd"/>
      <w:r w:rsidR="003F1EDB">
        <w:rPr>
          <w:sz w:val="22"/>
          <w:szCs w:val="22"/>
        </w:rPr>
        <w:t xml:space="preserve"> </w:t>
      </w:r>
      <w:proofErr w:type="spellStart"/>
      <w:r w:rsidR="003F1EDB">
        <w:rPr>
          <w:sz w:val="22"/>
          <w:szCs w:val="22"/>
        </w:rPr>
        <w:t>maksimum</w:t>
      </w:r>
      <w:proofErr w:type="spellEnd"/>
      <w:r w:rsidR="003F1EDB">
        <w:rPr>
          <w:sz w:val="22"/>
          <w:szCs w:val="22"/>
        </w:rPr>
        <w:t xml:space="preserve"> local, yang mana </w:t>
      </w:r>
      <w:proofErr w:type="spellStart"/>
      <w:r w:rsidR="003F1EDB">
        <w:rPr>
          <w:sz w:val="22"/>
          <w:szCs w:val="22"/>
        </w:rPr>
        <w:t>dipahami</w:t>
      </w:r>
      <w:proofErr w:type="spellEnd"/>
      <w:r w:rsidR="003F1EDB">
        <w:rPr>
          <w:sz w:val="22"/>
          <w:szCs w:val="22"/>
        </w:rPr>
        <w:t xml:space="preserve"> </w:t>
      </w:r>
      <w:proofErr w:type="spellStart"/>
      <w:r w:rsidR="003F1EDB">
        <w:rPr>
          <w:sz w:val="22"/>
          <w:szCs w:val="22"/>
        </w:rPr>
        <w:t>sebagai</w:t>
      </w:r>
      <w:proofErr w:type="spellEnd"/>
      <w:r w:rsidR="003F1EDB">
        <w:rPr>
          <w:sz w:val="22"/>
          <w:szCs w:val="22"/>
        </w:rPr>
        <w:t xml:space="preserve"> proses </w:t>
      </w:r>
      <w:proofErr w:type="spellStart"/>
      <w:r w:rsidR="003F1EDB">
        <w:rPr>
          <w:sz w:val="22"/>
          <w:szCs w:val="22"/>
        </w:rPr>
        <w:t>penggabungan</w:t>
      </w:r>
      <w:proofErr w:type="spellEnd"/>
      <w:r w:rsidR="003F1EDB">
        <w:rPr>
          <w:sz w:val="22"/>
          <w:szCs w:val="22"/>
        </w:rPr>
        <w:t xml:space="preserve"> </w:t>
      </w:r>
      <w:proofErr w:type="spellStart"/>
      <w:r w:rsidR="003F1EDB">
        <w:rPr>
          <w:sz w:val="22"/>
          <w:szCs w:val="22"/>
        </w:rPr>
        <w:t>semua</w:t>
      </w:r>
      <w:proofErr w:type="spellEnd"/>
      <w:r w:rsidR="003F1EDB">
        <w:rPr>
          <w:sz w:val="22"/>
          <w:szCs w:val="22"/>
        </w:rPr>
        <w:t xml:space="preserve"> </w:t>
      </w:r>
      <w:r w:rsidR="003F1EDB">
        <w:rPr>
          <w:i/>
          <w:iCs/>
          <w:sz w:val="22"/>
          <w:szCs w:val="22"/>
        </w:rPr>
        <w:t>background</w:t>
      </w:r>
      <w:r w:rsidR="003F1EDB">
        <w:rPr>
          <w:sz w:val="22"/>
          <w:szCs w:val="22"/>
        </w:rPr>
        <w:t xml:space="preserve"> </w:t>
      </w:r>
      <w:proofErr w:type="spellStart"/>
      <w:r w:rsidR="003F1EDB">
        <w:rPr>
          <w:sz w:val="22"/>
          <w:szCs w:val="22"/>
        </w:rPr>
        <w:t>gambar</w:t>
      </w:r>
      <w:proofErr w:type="spellEnd"/>
      <w:r w:rsidR="003F1EDB">
        <w:rPr>
          <w:sz w:val="22"/>
          <w:szCs w:val="22"/>
        </w:rPr>
        <w:t xml:space="preserve"> F yang </w:t>
      </w:r>
      <w:proofErr w:type="spellStart"/>
      <w:r w:rsidR="003F1EDB">
        <w:rPr>
          <w:sz w:val="22"/>
          <w:szCs w:val="22"/>
        </w:rPr>
        <w:t>ber</w:t>
      </w:r>
      <w:r w:rsidR="008509DC">
        <w:rPr>
          <w:sz w:val="22"/>
          <w:szCs w:val="22"/>
        </w:rPr>
        <w:t>singgungan</w:t>
      </w:r>
      <w:proofErr w:type="spellEnd"/>
      <w:r w:rsidR="008509DC">
        <w:rPr>
          <w:sz w:val="22"/>
          <w:szCs w:val="22"/>
        </w:rPr>
        <w:t xml:space="preserve"> </w:t>
      </w:r>
      <w:proofErr w:type="spellStart"/>
      <w:r w:rsidR="008509DC">
        <w:rPr>
          <w:sz w:val="22"/>
          <w:szCs w:val="22"/>
        </w:rPr>
        <w:t>dengan</w:t>
      </w:r>
      <w:proofErr w:type="spellEnd"/>
      <w:r w:rsidR="008509DC">
        <w:rPr>
          <w:sz w:val="22"/>
          <w:szCs w:val="22"/>
        </w:rPr>
        <w:t xml:space="preserve"> </w:t>
      </w:r>
      <w:proofErr w:type="spellStart"/>
      <w:r w:rsidR="008509DC">
        <w:rPr>
          <w:sz w:val="22"/>
          <w:szCs w:val="22"/>
        </w:rPr>
        <w:t>elemen</w:t>
      </w:r>
      <w:proofErr w:type="spellEnd"/>
      <w:r w:rsidR="008509DC">
        <w:rPr>
          <w:sz w:val="22"/>
          <w:szCs w:val="22"/>
        </w:rPr>
        <w:t xml:space="preserve"> </w:t>
      </w:r>
      <w:proofErr w:type="spellStart"/>
      <w:r w:rsidR="008509DC">
        <w:rPr>
          <w:sz w:val="22"/>
          <w:szCs w:val="22"/>
        </w:rPr>
        <w:t>struktur</w:t>
      </w:r>
      <w:proofErr w:type="spellEnd"/>
      <w:r w:rsidR="008509DC">
        <w:rPr>
          <w:sz w:val="22"/>
          <w:szCs w:val="22"/>
        </w:rPr>
        <w:t xml:space="preserve"> B. </w:t>
      </w:r>
      <w:proofErr w:type="spellStart"/>
      <w:r w:rsidR="008509DC">
        <w:rPr>
          <w:sz w:val="22"/>
          <w:szCs w:val="22"/>
        </w:rPr>
        <w:t>Operasi</w:t>
      </w:r>
      <w:proofErr w:type="spellEnd"/>
      <w:r w:rsidR="008509DC">
        <w:rPr>
          <w:sz w:val="22"/>
          <w:szCs w:val="22"/>
        </w:rPr>
        <w:t xml:space="preserve"> </w:t>
      </w:r>
      <w:r w:rsidR="008509DC">
        <w:rPr>
          <w:i/>
          <w:iCs/>
          <w:sz w:val="22"/>
          <w:szCs w:val="22"/>
        </w:rPr>
        <w:t>opening</w:t>
      </w:r>
      <w:r w:rsidR="008509DC">
        <w:rPr>
          <w:sz w:val="22"/>
          <w:szCs w:val="22"/>
        </w:rPr>
        <w:t xml:space="preserve"> </w:t>
      </w:r>
      <w:proofErr w:type="spellStart"/>
      <w:r w:rsidR="008509DC">
        <w:rPr>
          <w:sz w:val="22"/>
          <w:szCs w:val="22"/>
        </w:rPr>
        <w:t>dapat</w:t>
      </w:r>
      <w:proofErr w:type="spellEnd"/>
      <w:r w:rsidR="008509DC">
        <w:rPr>
          <w:sz w:val="22"/>
          <w:szCs w:val="22"/>
        </w:rPr>
        <w:t xml:space="preserve"> </w:t>
      </w:r>
      <w:proofErr w:type="spellStart"/>
      <w:r w:rsidR="008509DC">
        <w:rPr>
          <w:sz w:val="22"/>
          <w:szCs w:val="22"/>
        </w:rPr>
        <w:t>dilihat</w:t>
      </w:r>
      <w:proofErr w:type="spellEnd"/>
      <w:r w:rsidR="008509DC">
        <w:rPr>
          <w:sz w:val="22"/>
          <w:szCs w:val="22"/>
        </w:rPr>
        <w:t xml:space="preserve"> pada (</w:t>
      </w:r>
      <w:r w:rsidR="00452940">
        <w:rPr>
          <w:sz w:val="22"/>
          <w:szCs w:val="22"/>
        </w:rPr>
        <w:t>1</w:t>
      </w:r>
      <w:r w:rsidR="008509DC">
        <w:rPr>
          <w:sz w:val="22"/>
          <w:szCs w:val="22"/>
        </w:rPr>
        <w:t xml:space="preserve">) </w:t>
      </w:r>
      <w:proofErr w:type="spellStart"/>
      <w:r w:rsidR="008509DC">
        <w:rPr>
          <w:sz w:val="22"/>
          <w:szCs w:val="22"/>
        </w:rPr>
        <w:t>menghilangkan</w:t>
      </w:r>
      <w:proofErr w:type="spellEnd"/>
      <w:r w:rsidR="008509DC">
        <w:rPr>
          <w:sz w:val="22"/>
          <w:szCs w:val="22"/>
        </w:rPr>
        <w:t xml:space="preserve"> </w:t>
      </w:r>
      <w:proofErr w:type="spellStart"/>
      <w:r w:rsidR="008509DC">
        <w:rPr>
          <w:sz w:val="22"/>
          <w:szCs w:val="22"/>
        </w:rPr>
        <w:t>titik-titik</w:t>
      </w:r>
      <w:proofErr w:type="spellEnd"/>
      <w:r w:rsidR="008509DC">
        <w:rPr>
          <w:sz w:val="22"/>
          <w:szCs w:val="22"/>
        </w:rPr>
        <w:t xml:space="preserve"> yang </w:t>
      </w:r>
      <w:proofErr w:type="spellStart"/>
      <w:r w:rsidR="008509DC">
        <w:rPr>
          <w:sz w:val="22"/>
          <w:szCs w:val="22"/>
        </w:rPr>
        <w:t>lebih</w:t>
      </w:r>
      <w:proofErr w:type="spellEnd"/>
      <w:r w:rsidR="008509DC">
        <w:rPr>
          <w:sz w:val="22"/>
          <w:szCs w:val="22"/>
        </w:rPr>
        <w:t xml:space="preserve"> </w:t>
      </w:r>
      <w:proofErr w:type="spellStart"/>
      <w:r w:rsidR="008509DC">
        <w:rPr>
          <w:sz w:val="22"/>
          <w:szCs w:val="22"/>
        </w:rPr>
        <w:t>kecil</w:t>
      </w:r>
      <w:proofErr w:type="spellEnd"/>
      <w:r w:rsidR="008509DC">
        <w:rPr>
          <w:sz w:val="22"/>
          <w:szCs w:val="22"/>
        </w:rPr>
        <w:t xml:space="preserve"> </w:t>
      </w:r>
      <w:proofErr w:type="spellStart"/>
      <w:r w:rsidR="008509DC">
        <w:rPr>
          <w:sz w:val="22"/>
          <w:szCs w:val="22"/>
        </w:rPr>
        <w:t>dari</w:t>
      </w:r>
      <w:proofErr w:type="spellEnd"/>
      <w:r w:rsidR="008509DC">
        <w:rPr>
          <w:sz w:val="22"/>
          <w:szCs w:val="22"/>
        </w:rPr>
        <w:t xml:space="preserve"> </w:t>
      </w:r>
      <w:proofErr w:type="spellStart"/>
      <w:r w:rsidR="008509DC">
        <w:rPr>
          <w:sz w:val="22"/>
          <w:szCs w:val="22"/>
        </w:rPr>
        <w:t>struktur</w:t>
      </w:r>
      <w:proofErr w:type="spellEnd"/>
      <w:r w:rsidR="008509DC">
        <w:rPr>
          <w:sz w:val="22"/>
          <w:szCs w:val="22"/>
        </w:rPr>
        <w:t xml:space="preserve"> </w:t>
      </w:r>
      <w:proofErr w:type="spellStart"/>
      <w:r w:rsidR="008509DC">
        <w:rPr>
          <w:sz w:val="22"/>
          <w:szCs w:val="22"/>
        </w:rPr>
        <w:t>elemen</w:t>
      </w:r>
      <w:proofErr w:type="spellEnd"/>
      <w:r w:rsidR="008509DC">
        <w:rPr>
          <w:sz w:val="22"/>
          <w:szCs w:val="22"/>
        </w:rPr>
        <w:t xml:space="preserve">, </w:t>
      </w:r>
      <w:proofErr w:type="spellStart"/>
      <w:r w:rsidR="008509DC">
        <w:rPr>
          <w:sz w:val="22"/>
          <w:szCs w:val="22"/>
        </w:rPr>
        <w:t>memotong</w:t>
      </w:r>
      <w:proofErr w:type="spellEnd"/>
      <w:r w:rsidR="008509DC">
        <w:rPr>
          <w:sz w:val="22"/>
          <w:szCs w:val="22"/>
        </w:rPr>
        <w:t xml:space="preserve">, dan </w:t>
      </w:r>
      <w:proofErr w:type="spellStart"/>
      <w:r w:rsidR="008509DC">
        <w:rPr>
          <w:sz w:val="22"/>
          <w:szCs w:val="22"/>
        </w:rPr>
        <w:t>men</w:t>
      </w:r>
      <w:r w:rsidR="00452940">
        <w:rPr>
          <w:sz w:val="22"/>
          <w:szCs w:val="22"/>
        </w:rPr>
        <w:t>ghubungkan</w:t>
      </w:r>
      <w:proofErr w:type="spellEnd"/>
      <w:r w:rsidR="00452940">
        <w:rPr>
          <w:sz w:val="22"/>
          <w:szCs w:val="22"/>
        </w:rPr>
        <w:t xml:space="preserve"> </w:t>
      </w:r>
      <w:proofErr w:type="spellStart"/>
      <w:r w:rsidR="00452940">
        <w:rPr>
          <w:sz w:val="22"/>
          <w:szCs w:val="22"/>
        </w:rPr>
        <w:t>gambar</w:t>
      </w:r>
      <w:proofErr w:type="spellEnd"/>
      <w:r w:rsidR="00452940">
        <w:rPr>
          <w:sz w:val="22"/>
          <w:szCs w:val="22"/>
        </w:rPr>
        <w:t>.</w:t>
      </w:r>
      <w:r w:rsidR="12335EA0" w:rsidRPr="12335EA0">
        <w:rPr>
          <w:sz w:val="22"/>
          <w:szCs w:val="22"/>
        </w:rPr>
        <w:t xml:space="preserve"> </w:t>
      </w:r>
      <w:proofErr w:type="spellStart"/>
      <w:r w:rsidR="12335EA0" w:rsidRPr="12335EA0">
        <w:rPr>
          <w:sz w:val="22"/>
          <w:szCs w:val="22"/>
        </w:rPr>
        <w:t>Persamaan</w:t>
      </w:r>
      <w:proofErr w:type="spellEnd"/>
      <w:r w:rsidR="12335EA0" w:rsidRPr="12335EA0">
        <w:rPr>
          <w:sz w:val="22"/>
          <w:szCs w:val="22"/>
        </w:rPr>
        <w:t xml:space="preserve"> (2) </w:t>
      </w:r>
      <w:proofErr w:type="spellStart"/>
      <w:r w:rsidR="36BC99F7" w:rsidRPr="36BC99F7">
        <w:rPr>
          <w:sz w:val="22"/>
          <w:szCs w:val="22"/>
        </w:rPr>
        <w:t>menggambarkan</w:t>
      </w:r>
      <w:proofErr w:type="spellEnd"/>
      <w:r w:rsidR="36BC99F7" w:rsidRPr="36BC99F7">
        <w:rPr>
          <w:sz w:val="22"/>
          <w:szCs w:val="22"/>
        </w:rPr>
        <w:t xml:space="preserve"> </w:t>
      </w:r>
      <w:proofErr w:type="spellStart"/>
      <w:r w:rsidR="12335EA0" w:rsidRPr="12335EA0">
        <w:rPr>
          <w:sz w:val="22"/>
          <w:szCs w:val="22"/>
        </w:rPr>
        <w:t>operasi</w:t>
      </w:r>
      <w:proofErr w:type="spellEnd"/>
      <w:r w:rsidR="12335EA0" w:rsidRPr="12335EA0">
        <w:rPr>
          <w:sz w:val="22"/>
          <w:szCs w:val="22"/>
        </w:rPr>
        <w:t xml:space="preserve"> </w:t>
      </w:r>
      <w:proofErr w:type="spellStart"/>
      <w:r w:rsidR="7C1993D3" w:rsidRPr="7C1993D3">
        <w:rPr>
          <w:sz w:val="22"/>
          <w:szCs w:val="22"/>
        </w:rPr>
        <w:t>morfologi</w:t>
      </w:r>
      <w:proofErr w:type="spellEnd"/>
      <w:r w:rsidR="7C1993D3" w:rsidRPr="7C1993D3">
        <w:rPr>
          <w:sz w:val="22"/>
          <w:szCs w:val="22"/>
        </w:rPr>
        <w:t xml:space="preserve"> </w:t>
      </w:r>
      <w:proofErr w:type="spellStart"/>
      <w:r w:rsidR="7C1993D3" w:rsidRPr="7C1993D3">
        <w:rPr>
          <w:sz w:val="22"/>
          <w:szCs w:val="22"/>
        </w:rPr>
        <w:t>tertutup</w:t>
      </w:r>
      <w:proofErr w:type="spellEnd"/>
      <w:r w:rsidR="7C1993D3" w:rsidRPr="7C1993D3">
        <w:rPr>
          <w:sz w:val="22"/>
          <w:szCs w:val="22"/>
        </w:rPr>
        <w:t>.</w:t>
      </w:r>
      <w:r w:rsidR="36BC99F7" w:rsidRPr="36BC99F7">
        <w:rPr>
          <w:sz w:val="22"/>
          <w:szCs w:val="22"/>
        </w:rPr>
        <w:t xml:space="preserve"> </w:t>
      </w:r>
      <w:proofErr w:type="spellStart"/>
      <w:r w:rsidR="36BC99F7" w:rsidRPr="36BC99F7">
        <w:rPr>
          <w:sz w:val="22"/>
          <w:szCs w:val="22"/>
        </w:rPr>
        <w:t>Dalam</w:t>
      </w:r>
      <w:proofErr w:type="spellEnd"/>
      <w:r w:rsidR="36BC99F7" w:rsidRPr="36BC99F7">
        <w:rPr>
          <w:sz w:val="22"/>
          <w:szCs w:val="22"/>
        </w:rPr>
        <w:t xml:space="preserve"> </w:t>
      </w:r>
      <w:proofErr w:type="spellStart"/>
      <w:r w:rsidR="36BC99F7" w:rsidRPr="36BC99F7">
        <w:rPr>
          <w:sz w:val="22"/>
          <w:szCs w:val="22"/>
        </w:rPr>
        <w:t>kontrast</w:t>
      </w:r>
      <w:proofErr w:type="spellEnd"/>
      <w:r w:rsidR="36BC99F7" w:rsidRPr="36BC99F7">
        <w:rPr>
          <w:sz w:val="22"/>
          <w:szCs w:val="22"/>
        </w:rPr>
        <w:t xml:space="preserve"> </w:t>
      </w:r>
      <w:proofErr w:type="spellStart"/>
      <w:r w:rsidR="36BC99F7" w:rsidRPr="36BC99F7">
        <w:rPr>
          <w:sz w:val="22"/>
          <w:szCs w:val="22"/>
        </w:rPr>
        <w:t>dengan</w:t>
      </w:r>
      <w:proofErr w:type="spellEnd"/>
      <w:r w:rsidR="36BC99F7" w:rsidRPr="36BC99F7">
        <w:rPr>
          <w:sz w:val="22"/>
          <w:szCs w:val="22"/>
        </w:rPr>
        <w:t xml:space="preserve"> </w:t>
      </w:r>
      <w:proofErr w:type="spellStart"/>
      <w:r w:rsidR="36BC99F7" w:rsidRPr="36BC99F7">
        <w:rPr>
          <w:sz w:val="22"/>
          <w:szCs w:val="22"/>
        </w:rPr>
        <w:t>operasi</w:t>
      </w:r>
      <w:proofErr w:type="spellEnd"/>
      <w:r w:rsidR="36BC99F7" w:rsidRPr="36BC99F7">
        <w:rPr>
          <w:sz w:val="22"/>
          <w:szCs w:val="22"/>
        </w:rPr>
        <w:t xml:space="preserve"> </w:t>
      </w:r>
      <w:proofErr w:type="spellStart"/>
      <w:r w:rsidR="36BC99F7" w:rsidRPr="36BC99F7">
        <w:rPr>
          <w:sz w:val="22"/>
          <w:szCs w:val="22"/>
        </w:rPr>
        <w:t>morfologi</w:t>
      </w:r>
      <w:proofErr w:type="spellEnd"/>
      <w:r w:rsidR="36BC99F7" w:rsidRPr="36BC99F7">
        <w:rPr>
          <w:sz w:val="22"/>
          <w:szCs w:val="22"/>
        </w:rPr>
        <w:t xml:space="preserve"> </w:t>
      </w:r>
      <w:r w:rsidR="36BC99F7" w:rsidRPr="36BC99F7">
        <w:rPr>
          <w:i/>
          <w:iCs/>
          <w:sz w:val="22"/>
          <w:szCs w:val="22"/>
        </w:rPr>
        <w:t>closed</w:t>
      </w:r>
      <w:r w:rsidR="36BC99F7" w:rsidRPr="36BC99F7">
        <w:rPr>
          <w:sz w:val="22"/>
          <w:szCs w:val="22"/>
        </w:rPr>
        <w:t xml:space="preserve">, </w:t>
      </w:r>
      <w:proofErr w:type="spellStart"/>
      <w:r w:rsidR="36BC99F7" w:rsidRPr="36BC99F7">
        <w:rPr>
          <w:sz w:val="22"/>
          <w:szCs w:val="22"/>
        </w:rPr>
        <w:t>prosedur</w:t>
      </w:r>
      <w:proofErr w:type="spellEnd"/>
      <w:r w:rsidR="36BC99F7" w:rsidRPr="36BC99F7">
        <w:rPr>
          <w:sz w:val="22"/>
          <w:szCs w:val="22"/>
        </w:rPr>
        <w:t xml:space="preserve"> </w:t>
      </w:r>
      <w:proofErr w:type="spellStart"/>
      <w:r w:rsidR="36BC99F7" w:rsidRPr="36BC99F7">
        <w:rPr>
          <w:sz w:val="22"/>
          <w:szCs w:val="22"/>
        </w:rPr>
        <w:t>ini</w:t>
      </w:r>
      <w:proofErr w:type="spellEnd"/>
      <w:r w:rsidR="36BC99F7" w:rsidRPr="36BC99F7">
        <w:rPr>
          <w:sz w:val="22"/>
          <w:szCs w:val="22"/>
        </w:rPr>
        <w:t xml:space="preserve"> </w:t>
      </w:r>
      <w:proofErr w:type="spellStart"/>
      <w:r w:rsidR="36BC99F7" w:rsidRPr="36BC99F7">
        <w:rPr>
          <w:sz w:val="22"/>
          <w:szCs w:val="22"/>
        </w:rPr>
        <w:t>pertama-tama</w:t>
      </w:r>
      <w:proofErr w:type="spellEnd"/>
      <w:r w:rsidR="36BC99F7" w:rsidRPr="36BC99F7">
        <w:rPr>
          <w:sz w:val="22"/>
          <w:szCs w:val="22"/>
        </w:rPr>
        <w:t xml:space="preserve"> </w:t>
      </w:r>
      <w:proofErr w:type="spellStart"/>
      <w:r w:rsidR="36BC99F7" w:rsidRPr="36BC99F7">
        <w:rPr>
          <w:sz w:val="22"/>
          <w:szCs w:val="22"/>
        </w:rPr>
        <w:t>melakukan</w:t>
      </w:r>
      <w:proofErr w:type="spellEnd"/>
      <w:r w:rsidR="36BC99F7" w:rsidRPr="36BC99F7">
        <w:rPr>
          <w:sz w:val="22"/>
          <w:szCs w:val="22"/>
        </w:rPr>
        <w:t xml:space="preserve"> </w:t>
      </w:r>
      <w:proofErr w:type="spellStart"/>
      <w:r w:rsidR="36BC99F7" w:rsidRPr="36BC99F7">
        <w:rPr>
          <w:sz w:val="22"/>
          <w:szCs w:val="22"/>
        </w:rPr>
        <w:t>dilatasi</w:t>
      </w:r>
      <w:proofErr w:type="spellEnd"/>
      <w:r w:rsidR="36BC99F7" w:rsidRPr="36BC99F7">
        <w:rPr>
          <w:sz w:val="22"/>
          <w:szCs w:val="22"/>
        </w:rPr>
        <w:t xml:space="preserve">, </w:t>
      </w:r>
      <w:proofErr w:type="spellStart"/>
      <w:r w:rsidR="36BC99F7" w:rsidRPr="36BC99F7">
        <w:rPr>
          <w:sz w:val="22"/>
          <w:szCs w:val="22"/>
        </w:rPr>
        <w:t>diikuti</w:t>
      </w:r>
      <w:proofErr w:type="spellEnd"/>
      <w:r w:rsidR="36BC99F7" w:rsidRPr="36BC99F7">
        <w:rPr>
          <w:sz w:val="22"/>
          <w:szCs w:val="22"/>
        </w:rPr>
        <w:t xml:space="preserve"> oleh </w:t>
      </w:r>
      <w:proofErr w:type="spellStart"/>
      <w:r w:rsidR="36BC99F7" w:rsidRPr="36BC99F7">
        <w:rPr>
          <w:sz w:val="22"/>
          <w:szCs w:val="22"/>
        </w:rPr>
        <w:t>erosi</w:t>
      </w:r>
      <w:proofErr w:type="spellEnd"/>
      <w:r w:rsidR="36BC99F7" w:rsidRPr="36BC99F7">
        <w:rPr>
          <w:sz w:val="22"/>
          <w:szCs w:val="22"/>
        </w:rPr>
        <w:t xml:space="preserve">. Proses </w:t>
      </w:r>
      <w:proofErr w:type="spellStart"/>
      <w:r w:rsidR="36BC99F7" w:rsidRPr="36BC99F7">
        <w:rPr>
          <w:sz w:val="22"/>
          <w:szCs w:val="22"/>
        </w:rPr>
        <w:t>ini</w:t>
      </w:r>
      <w:proofErr w:type="spellEnd"/>
      <w:r w:rsidR="36BC99F7" w:rsidRPr="36BC99F7">
        <w:rPr>
          <w:sz w:val="22"/>
          <w:szCs w:val="22"/>
        </w:rPr>
        <w:t xml:space="preserve"> </w:t>
      </w:r>
      <w:proofErr w:type="spellStart"/>
      <w:r w:rsidR="36BC99F7" w:rsidRPr="36BC99F7">
        <w:rPr>
          <w:sz w:val="22"/>
          <w:szCs w:val="22"/>
        </w:rPr>
        <w:t>dirancang</w:t>
      </w:r>
      <w:proofErr w:type="spellEnd"/>
      <w:r w:rsidR="36BC99F7" w:rsidRPr="36BC99F7">
        <w:rPr>
          <w:sz w:val="22"/>
          <w:szCs w:val="22"/>
        </w:rPr>
        <w:t xml:space="preserve"> </w:t>
      </w:r>
      <w:proofErr w:type="spellStart"/>
      <w:r w:rsidR="36BC99F7" w:rsidRPr="36BC99F7">
        <w:rPr>
          <w:sz w:val="22"/>
          <w:szCs w:val="22"/>
        </w:rPr>
        <w:t>untuk</w:t>
      </w:r>
      <w:proofErr w:type="spellEnd"/>
      <w:r w:rsidR="36BC99F7" w:rsidRPr="36BC99F7">
        <w:rPr>
          <w:sz w:val="22"/>
          <w:szCs w:val="22"/>
        </w:rPr>
        <w:t xml:space="preserve"> </w:t>
      </w:r>
      <w:proofErr w:type="spellStart"/>
      <w:r w:rsidR="12335EA0" w:rsidRPr="12335EA0">
        <w:rPr>
          <w:sz w:val="22"/>
          <w:szCs w:val="22"/>
        </w:rPr>
        <w:t>mengisi</w:t>
      </w:r>
      <w:proofErr w:type="spellEnd"/>
      <w:r w:rsidR="12335EA0" w:rsidRPr="12335EA0">
        <w:rPr>
          <w:sz w:val="22"/>
          <w:szCs w:val="22"/>
        </w:rPr>
        <w:t xml:space="preserve"> </w:t>
      </w:r>
      <w:proofErr w:type="spellStart"/>
      <w:r w:rsidR="12335EA0" w:rsidRPr="12335EA0">
        <w:rPr>
          <w:sz w:val="22"/>
          <w:szCs w:val="22"/>
        </w:rPr>
        <w:t>celah</w:t>
      </w:r>
      <w:proofErr w:type="spellEnd"/>
      <w:r w:rsidR="12335EA0" w:rsidRPr="12335EA0">
        <w:rPr>
          <w:sz w:val="22"/>
          <w:szCs w:val="22"/>
        </w:rPr>
        <w:t xml:space="preserve"> </w:t>
      </w:r>
      <w:proofErr w:type="spellStart"/>
      <w:r w:rsidR="12335EA0" w:rsidRPr="12335EA0">
        <w:rPr>
          <w:sz w:val="22"/>
          <w:szCs w:val="22"/>
        </w:rPr>
        <w:t>atau</w:t>
      </w:r>
      <w:proofErr w:type="spellEnd"/>
      <w:r w:rsidR="12335EA0" w:rsidRPr="12335EA0">
        <w:rPr>
          <w:sz w:val="22"/>
          <w:szCs w:val="22"/>
        </w:rPr>
        <w:t xml:space="preserve"> </w:t>
      </w:r>
      <w:proofErr w:type="spellStart"/>
      <w:r w:rsidR="12335EA0" w:rsidRPr="12335EA0">
        <w:rPr>
          <w:sz w:val="22"/>
          <w:szCs w:val="22"/>
        </w:rPr>
        <w:t>lubang</w:t>
      </w:r>
      <w:proofErr w:type="spellEnd"/>
      <w:r w:rsidR="12335EA0" w:rsidRPr="12335EA0">
        <w:rPr>
          <w:sz w:val="22"/>
          <w:szCs w:val="22"/>
        </w:rPr>
        <w:t xml:space="preserve"> yang </w:t>
      </w:r>
      <w:proofErr w:type="spellStart"/>
      <w:r w:rsidR="12335EA0" w:rsidRPr="12335EA0">
        <w:rPr>
          <w:sz w:val="22"/>
          <w:szCs w:val="22"/>
        </w:rPr>
        <w:t>lebih</w:t>
      </w:r>
      <w:proofErr w:type="spellEnd"/>
      <w:r w:rsidR="12335EA0" w:rsidRPr="12335EA0">
        <w:rPr>
          <w:sz w:val="22"/>
          <w:szCs w:val="22"/>
        </w:rPr>
        <w:t xml:space="preserve"> </w:t>
      </w:r>
      <w:proofErr w:type="spellStart"/>
      <w:r w:rsidR="12335EA0" w:rsidRPr="12335EA0">
        <w:rPr>
          <w:sz w:val="22"/>
          <w:szCs w:val="22"/>
        </w:rPr>
        <w:t>kecil</w:t>
      </w:r>
      <w:proofErr w:type="spellEnd"/>
      <w:r w:rsidR="12335EA0" w:rsidRPr="12335EA0">
        <w:rPr>
          <w:sz w:val="22"/>
          <w:szCs w:val="22"/>
        </w:rPr>
        <w:t xml:space="preserve"> </w:t>
      </w:r>
      <w:proofErr w:type="spellStart"/>
      <w:r w:rsidR="12335EA0" w:rsidRPr="12335EA0">
        <w:rPr>
          <w:sz w:val="22"/>
          <w:szCs w:val="22"/>
        </w:rPr>
        <w:t>dari</w:t>
      </w:r>
      <w:proofErr w:type="spellEnd"/>
      <w:r w:rsidR="12335EA0" w:rsidRPr="12335EA0">
        <w:rPr>
          <w:sz w:val="22"/>
          <w:szCs w:val="22"/>
        </w:rPr>
        <w:t xml:space="preserve"> </w:t>
      </w:r>
      <w:proofErr w:type="spellStart"/>
      <w:r w:rsidR="12335EA0" w:rsidRPr="12335EA0">
        <w:rPr>
          <w:sz w:val="22"/>
          <w:szCs w:val="22"/>
        </w:rPr>
        <w:t>elemen</w:t>
      </w:r>
      <w:proofErr w:type="spellEnd"/>
      <w:r w:rsidR="12335EA0" w:rsidRPr="12335EA0">
        <w:rPr>
          <w:sz w:val="22"/>
          <w:szCs w:val="22"/>
        </w:rPr>
        <w:t xml:space="preserve"> </w:t>
      </w:r>
      <w:proofErr w:type="spellStart"/>
      <w:r w:rsidR="12335EA0" w:rsidRPr="12335EA0">
        <w:rPr>
          <w:sz w:val="22"/>
          <w:szCs w:val="22"/>
        </w:rPr>
        <w:t>struktural</w:t>
      </w:r>
      <w:proofErr w:type="spellEnd"/>
      <w:r w:rsidR="36BC99F7" w:rsidRPr="36BC99F7">
        <w:rPr>
          <w:sz w:val="22"/>
          <w:szCs w:val="22"/>
        </w:rPr>
        <w:t xml:space="preserve"> yang </w:t>
      </w:r>
      <w:proofErr w:type="spellStart"/>
      <w:r w:rsidR="36BC99F7" w:rsidRPr="36BC99F7">
        <w:rPr>
          <w:sz w:val="22"/>
          <w:szCs w:val="22"/>
        </w:rPr>
        <w:t>digunakan</w:t>
      </w:r>
      <w:proofErr w:type="spellEnd"/>
      <w:r w:rsidR="12335EA0" w:rsidRPr="12335EA0">
        <w:rPr>
          <w:sz w:val="22"/>
          <w:szCs w:val="22"/>
        </w:rPr>
        <w:t>.</w:t>
      </w:r>
    </w:p>
    <w:p w14:paraId="3933B0D4" w14:textId="7BE4EBCF" w:rsidR="00FB6E9A" w:rsidRDefault="00411071" w:rsidP="5BE7EF6A">
      <w:pPr>
        <w:ind w:left="851" w:right="679"/>
        <w:jc w:val="center"/>
      </w:pPr>
      <m:oMath>
        <m:r>
          <w:rPr>
            <w:rFonts w:ascii="Cambria Math" w:hAnsi="Cambria Math"/>
            <w:sz w:val="22"/>
            <w:szCs w:val="22"/>
          </w:rPr>
          <m:t>F ∘B</m:t>
        </m:r>
        <m:r>
          <w:rPr>
            <w:rFonts w:ascii="Cambria Math" w:hAnsi="Cambria Math"/>
            <w:sz w:val="22"/>
            <w:szCs w:val="22"/>
          </w:rPr>
          <m:t>=</m:t>
        </m:r>
        <m:d>
          <m:dPr>
            <m:ctrlPr>
              <w:ins w:id="1" w:author="Microsoft Word" w:date="2023-12-19T21:16:00Z">
                <w:rPr>
                  <w:rFonts w:ascii="Cambria Math" w:hAnsi="Cambria Math"/>
                  <w:i/>
                  <w:sz w:val="22"/>
                  <w:szCs w:val="22"/>
                </w:rPr>
              </w:ins>
            </m:ctrlPr>
          </m:dPr>
          <m:e>
            <m:r>
              <w:ins w:id="2" w:author="Microsoft Word" w:date="2023-12-19T21:16:00Z">
                <w:rPr>
                  <w:rFonts w:ascii="Cambria Math" w:hAnsi="Cambria Math"/>
                  <w:sz w:val="22"/>
                  <w:szCs w:val="22"/>
                </w:rPr>
                <m:t xml:space="preserve"> F </m:t>
              </w:ins>
            </m:r>
            <m:r>
              <w:ins w:id="3" w:author="Microsoft Word" w:date="2023-12-19T21:16:00Z">
                <m:rPr>
                  <m:sty m:val="p"/>
                </m:rPr>
                <w:rPr>
                  <w:rFonts w:ascii="Cambria Math" w:hAnsi="Cambria Math"/>
                </w:rPr>
                <m:t xml:space="preserve"> </m:t>
              </w:ins>
            </m:r>
            <m:r>
              <w:ins w:id="4" w:author="Microsoft Word" w:date="2023-12-19T21:16:00Z">
                <m:rPr>
                  <m:sty m:val="p"/>
                </m:rPr>
                <w:rPr>
                  <w:rFonts w:ascii="Cambria Math" w:hAnsi="Cambria Math"/>
                </w:rPr>
                <w:sym w:font="Symbol" w:char="F051"/>
              </w:ins>
            </m:r>
            <m:r>
              <w:ins w:id="5" w:author="Microsoft Word" w:date="2023-12-19T21:16:00Z">
                <m:rPr>
                  <m:sty m:val="p"/>
                </m:rPr>
                <w:rPr>
                  <w:rFonts w:ascii="Cambria Math" w:hAnsi="Cambria Math"/>
                </w:rPr>
                <m:t xml:space="preserve"> </m:t>
              </w:ins>
            </m:r>
            <m:r>
              <w:ins w:id="6" w:author="Microsoft Word" w:date="2023-12-19T21:16:00Z">
                <m:rPr>
                  <m:sty m:val="p"/>
                </m:rPr>
                <w:rPr>
                  <w:rFonts w:ascii="Cambria Math"/>
                </w:rPr>
                <m:t>B</m:t>
              </w:ins>
            </m:r>
            <m:ctrlPr>
              <w:ins w:id="7" w:author="Microsoft Word" w:date="2023-12-19T21:16:00Z">
                <w:rPr>
                  <w:rFonts w:ascii="Cambria Math" w:hAnsi="Cambria Math"/>
                </w:rPr>
              </w:ins>
            </m:ctrlPr>
          </m:e>
        </m:d>
        <m:r>
          <w:ins w:id="8" w:author="Microsoft Word" w:date="2023-12-19T21:16:00Z">
            <m:rPr>
              <m:sty m:val="p"/>
            </m:rPr>
            <w:rPr>
              <w:rFonts w:ascii="Cambria Math" w:hAnsi="Cambria Math"/>
            </w:rPr>
            <m:t xml:space="preserve"> </m:t>
          </w:ins>
        </m:r>
        <m:r>
          <w:ins w:id="9" w:author="Microsoft Word" w:date="2023-12-19T21:16:00Z">
            <m:rPr>
              <m:sty m:val="p"/>
            </m:rPr>
            <w:rPr>
              <w:rFonts w:ascii="Cambria Math" w:hAnsi="Cambria Math"/>
            </w:rPr>
            <w:sym w:font="Symbol" w:char="F0C5"/>
          </w:ins>
        </m:r>
        <m:r>
          <m:rPr>
            <m:sty m:val="p"/>
          </m:rPr>
          <w:rPr>
            <w:rFonts w:ascii="Cambria Math" w:hAnsi="Cambria Math"/>
          </w:rPr>
          <m:t xml:space="preserve">  </m:t>
        </m:r>
        <m:r>
          <w:rPr>
            <w:rFonts w:ascii="Cambria Math"/>
          </w:rPr>
          <m:t xml:space="preserve">B  </m:t>
        </m:r>
      </m:oMath>
      <w:r w:rsidR="00452940">
        <w:t xml:space="preserve">                                     (1)</w:t>
      </w:r>
    </w:p>
    <w:p w14:paraId="7601FD69" w14:textId="52167A96" w:rsidR="00581469" w:rsidRDefault="00411071" w:rsidP="5BE7EF6A">
      <w:pPr>
        <w:ind w:left="851" w:right="679"/>
        <w:jc w:val="center"/>
      </w:pPr>
      <m:oMath>
        <m:r>
          <m:rPr>
            <m:sty m:val="p"/>
          </m:rPr>
          <w:rPr>
            <w:rFonts w:ascii="Cambria Math" w:hAnsi="Cambria Math"/>
          </w:rPr>
          <m:t xml:space="preserve">F </m:t>
        </m:r>
        <m:r>
          <m:rPr>
            <m:sty m:val="p"/>
          </m:rPr>
          <w:rPr>
            <w:rFonts w:ascii="Cambria Math" w:hAnsi="Cambria Math"/>
          </w:rPr>
          <m:t xml:space="preserve"> </m:t>
        </m:r>
        <m:r>
          <m:rPr>
            <m:sty m:val="b"/>
          </m:rPr>
          <w:rPr>
            <w:rFonts w:ascii="Cambria Math" w:hAnsi="Cambria Math"/>
          </w:rPr>
          <m:t>∙</m:t>
        </m:r>
        <m:r>
          <m:rPr>
            <m:sty m:val="p"/>
          </m:rPr>
          <w:rPr>
            <w:rFonts w:ascii="Cambria Math" w:hAnsi="Cambria Math"/>
          </w:rPr>
          <m:t xml:space="preserve"> </m:t>
        </m:r>
        <m:r>
          <m:rPr>
            <m:sty m:val="p"/>
          </m:rPr>
          <w:rPr>
            <w:rFonts w:ascii="Cambria Math" w:hAnsi="Cambria Math"/>
          </w:rPr>
          <m:t>B</m:t>
        </m:r>
        <m:r>
          <m:rPr>
            <m:sty m:val="p"/>
          </m:rPr>
          <w:rPr>
            <w:rFonts w:ascii="Cambria Math" w:hAnsi="Cambria Math"/>
          </w:rPr>
          <m:t>= (</m:t>
        </m:r>
        <m:r>
          <m:rPr>
            <m:sty m:val="p"/>
          </m:rPr>
          <w:rPr>
            <w:rFonts w:ascii="Cambria Math" w:hAnsi="Cambria Math"/>
          </w:rPr>
          <m:t>F</m:t>
        </m:r>
        <m:r>
          <m:rPr>
            <m:sty m:val="p"/>
          </m:rPr>
          <w:rPr>
            <w:rFonts w:ascii="Cambria Math" w:hAnsi="Cambria Math"/>
          </w:rPr>
          <m:t xml:space="preserve"> </m:t>
        </m:r>
        <m:r>
          <w:ins w:id="10" w:author="Microsoft Word" w:date="2023-12-19T21:16:00Z">
            <m:rPr>
              <m:sty m:val="p"/>
            </m:rPr>
            <w:rPr>
              <w:rFonts w:ascii="Cambria Math" w:hAnsi="Cambria Math"/>
            </w:rPr>
            <m:t xml:space="preserve"> </m:t>
          </w:ins>
        </m:r>
        <m:r>
          <w:ins w:id="11" w:author="Microsoft Word" w:date="2023-12-19T21:16:00Z">
            <m:rPr>
              <m:sty m:val="p"/>
            </m:rPr>
            <w:rPr>
              <w:rFonts w:ascii="Cambria Math" w:hAnsi="Cambria Math"/>
            </w:rPr>
            <w:sym w:font="Symbol" w:char="F0C5"/>
          </w:ins>
        </m:r>
        <m:r>
          <w:ins w:id="12" w:author="Microsoft Word" w:date="2023-12-19T20:48:00Z">
            <m:rPr>
              <m:sty m:val="p"/>
            </m:rPr>
            <w:rPr>
              <w:rFonts w:ascii="Cambria Math" w:hAnsi="Cambria Math"/>
            </w:rPr>
            <m:t xml:space="preserve"> </m:t>
          </w:ins>
        </m:r>
        <m:r>
          <m:rPr>
            <m:sty m:val="p"/>
          </m:rPr>
          <w:rPr>
            <w:rFonts w:ascii="Cambria Math" w:hAnsi="Cambria Math"/>
          </w:rPr>
          <m:t xml:space="preserve"> </m:t>
        </m:r>
        <m:r>
          <m:rPr>
            <m:sty m:val="p"/>
          </m:rPr>
          <w:rPr>
            <w:rFonts w:ascii="Cambria Math" w:hAnsi="Cambria Math"/>
          </w:rPr>
          <m:t>B</m:t>
        </m:r>
        <m:r>
          <m:rPr>
            <m:sty m:val="p"/>
          </m:rPr>
          <w:rPr>
            <w:rFonts w:ascii="Cambria Math" w:hAnsi="Cambria Math"/>
          </w:rPr>
          <m:t xml:space="preserve"> )</m:t>
        </m:r>
        <m:r>
          <m:rPr>
            <m:sty m:val="p"/>
          </m:rPr>
          <w:rPr>
            <w:rFonts w:ascii="Cambria Math" w:hAnsi="Cambria Math"/>
          </w:rPr>
          <m:t xml:space="preserve"> </m:t>
        </m:r>
        <m:r>
          <w:ins w:id="13" w:author="Microsoft Word" w:date="2023-12-19T21:16:00Z">
            <m:rPr>
              <m:sty m:val="p"/>
            </m:rPr>
            <w:rPr>
              <w:rFonts w:ascii="Cambria Math" w:hAnsi="Cambria Math"/>
            </w:rPr>
            <w:sym w:font="Symbol" w:char="F051"/>
          </w:ins>
        </m:r>
        <m:r>
          <w:ins w:id="14" w:author="Microsoft Word" w:date="2023-12-19T21:16:00Z">
            <m:rPr>
              <m:sty m:val="p"/>
            </m:rPr>
            <w:rPr>
              <w:rFonts w:ascii="Cambria Math" w:hAnsi="Cambria Math"/>
            </w:rPr>
            <m:t xml:space="preserve"> </m:t>
          </w:ins>
        </m:r>
        <m:r>
          <m:rPr>
            <m:sty m:val="p"/>
          </m:rPr>
          <w:rPr>
            <w:rFonts w:ascii="Cambria Math" w:hAnsi="Cambria Math"/>
          </w:rPr>
          <m:t>B</m:t>
        </m:r>
      </m:oMath>
      <w:r w:rsidR="00E44E9D">
        <w:t xml:space="preserve">   </w:t>
      </w:r>
      <w:r w:rsidR="00041529">
        <w:t xml:space="preserve">                                  </w:t>
      </w:r>
      <w:r w:rsidR="00E44E9D">
        <w:t>(2)</w:t>
      </w:r>
    </w:p>
    <w:p w14:paraId="2D9836F9" w14:textId="5E9B686C" w:rsidR="00EE2DA3" w:rsidRPr="00570A50" w:rsidRDefault="00452940" w:rsidP="79F9980B">
      <w:pPr>
        <w:jc w:val="both"/>
        <w:rPr>
          <w:sz w:val="22"/>
          <w:szCs w:val="22"/>
        </w:rPr>
      </w:pPr>
      <w:r>
        <w:tab/>
      </w:r>
      <w:proofErr w:type="spellStart"/>
      <w:r w:rsidRPr="00570A50">
        <w:rPr>
          <w:sz w:val="22"/>
          <w:szCs w:val="22"/>
        </w:rPr>
        <w:t>Setelah</w:t>
      </w:r>
      <w:proofErr w:type="spellEnd"/>
      <w:r w:rsidRPr="00570A50">
        <w:rPr>
          <w:sz w:val="22"/>
          <w:szCs w:val="22"/>
        </w:rPr>
        <w:t xml:space="preserve"> </w:t>
      </w:r>
      <w:r w:rsidRPr="79F9980B">
        <w:rPr>
          <w:i/>
          <w:iCs/>
          <w:sz w:val="22"/>
          <w:szCs w:val="22"/>
        </w:rPr>
        <w:t xml:space="preserve">background </w:t>
      </w:r>
      <w:proofErr w:type="spellStart"/>
      <w:r w:rsidRPr="00570A50">
        <w:rPr>
          <w:sz w:val="22"/>
          <w:szCs w:val="22"/>
        </w:rPr>
        <w:t>berhasil</w:t>
      </w:r>
      <w:proofErr w:type="spellEnd"/>
      <w:r w:rsidRPr="00570A50">
        <w:rPr>
          <w:sz w:val="22"/>
          <w:szCs w:val="22"/>
        </w:rPr>
        <w:t xml:space="preserve"> </w:t>
      </w:r>
      <w:proofErr w:type="spellStart"/>
      <w:r w:rsidRPr="00570A50">
        <w:rPr>
          <w:sz w:val="22"/>
          <w:szCs w:val="22"/>
        </w:rPr>
        <w:t>ditemukan</w:t>
      </w:r>
      <w:proofErr w:type="spellEnd"/>
      <w:r w:rsidRPr="00570A50">
        <w:rPr>
          <w:sz w:val="22"/>
          <w:szCs w:val="22"/>
        </w:rPr>
        <w:t xml:space="preserve">, </w:t>
      </w:r>
      <w:proofErr w:type="spellStart"/>
      <w:r w:rsidRPr="00570A50">
        <w:rPr>
          <w:sz w:val="22"/>
          <w:szCs w:val="22"/>
        </w:rPr>
        <w:t>maka</w:t>
      </w:r>
      <w:proofErr w:type="spellEnd"/>
      <w:r w:rsidRPr="00570A50">
        <w:rPr>
          <w:sz w:val="22"/>
          <w:szCs w:val="22"/>
        </w:rPr>
        <w:t xml:space="preserve"> </w:t>
      </w:r>
      <w:proofErr w:type="spellStart"/>
      <w:r w:rsidRPr="00570A50">
        <w:rPr>
          <w:sz w:val="22"/>
          <w:szCs w:val="22"/>
        </w:rPr>
        <w:t>gambar</w:t>
      </w:r>
      <w:proofErr w:type="spellEnd"/>
      <w:r w:rsidRPr="00570A50">
        <w:rPr>
          <w:sz w:val="22"/>
          <w:szCs w:val="22"/>
        </w:rPr>
        <w:t xml:space="preserve"> </w:t>
      </w:r>
      <w:proofErr w:type="spellStart"/>
      <w:r w:rsidRPr="00570A50">
        <w:rPr>
          <w:sz w:val="22"/>
          <w:szCs w:val="22"/>
        </w:rPr>
        <w:t>akan</w:t>
      </w:r>
      <w:proofErr w:type="spellEnd"/>
      <w:r w:rsidRPr="00570A50">
        <w:rPr>
          <w:sz w:val="22"/>
          <w:szCs w:val="22"/>
        </w:rPr>
        <w:t xml:space="preserve"> </w:t>
      </w:r>
      <w:proofErr w:type="spellStart"/>
      <w:r w:rsidRPr="00570A50">
        <w:rPr>
          <w:sz w:val="22"/>
          <w:szCs w:val="22"/>
        </w:rPr>
        <w:t>dicari</w:t>
      </w:r>
      <w:proofErr w:type="spellEnd"/>
      <w:r w:rsidRPr="00570A50">
        <w:rPr>
          <w:sz w:val="22"/>
          <w:szCs w:val="22"/>
        </w:rPr>
        <w:t xml:space="preserve"> </w:t>
      </w:r>
      <w:proofErr w:type="spellStart"/>
      <w:r w:rsidRPr="00570A50">
        <w:rPr>
          <w:sz w:val="22"/>
          <w:szCs w:val="22"/>
        </w:rPr>
        <w:t>bagian</w:t>
      </w:r>
      <w:proofErr w:type="spellEnd"/>
      <w:r w:rsidRPr="00570A50">
        <w:rPr>
          <w:sz w:val="22"/>
          <w:szCs w:val="22"/>
        </w:rPr>
        <w:t xml:space="preserve"> </w:t>
      </w:r>
      <w:r w:rsidRPr="79F9980B">
        <w:rPr>
          <w:i/>
          <w:iCs/>
          <w:sz w:val="22"/>
          <w:szCs w:val="22"/>
        </w:rPr>
        <w:t xml:space="preserve">foreground </w:t>
      </w:r>
      <w:proofErr w:type="spellStart"/>
      <w:r w:rsidRPr="00570A50">
        <w:rPr>
          <w:sz w:val="22"/>
          <w:szCs w:val="22"/>
        </w:rPr>
        <w:t>menggunakan</w:t>
      </w:r>
      <w:proofErr w:type="spellEnd"/>
      <w:r w:rsidRPr="00570A50">
        <w:rPr>
          <w:sz w:val="22"/>
          <w:szCs w:val="22"/>
        </w:rPr>
        <w:t xml:space="preserve"> </w:t>
      </w:r>
      <w:proofErr w:type="spellStart"/>
      <w:r w:rsidRPr="00570A50">
        <w:rPr>
          <w:sz w:val="22"/>
          <w:szCs w:val="22"/>
        </w:rPr>
        <w:t>transformasi</w:t>
      </w:r>
      <w:proofErr w:type="spellEnd"/>
      <w:r w:rsidRPr="00570A50">
        <w:rPr>
          <w:sz w:val="22"/>
          <w:szCs w:val="22"/>
        </w:rPr>
        <w:t xml:space="preserve"> </w:t>
      </w:r>
      <w:proofErr w:type="spellStart"/>
      <w:r w:rsidRPr="00570A50">
        <w:rPr>
          <w:sz w:val="22"/>
          <w:szCs w:val="22"/>
        </w:rPr>
        <w:t>jarak</w:t>
      </w:r>
      <w:proofErr w:type="spellEnd"/>
      <w:r w:rsidRPr="00570A50">
        <w:rPr>
          <w:sz w:val="22"/>
          <w:szCs w:val="22"/>
        </w:rPr>
        <w:t xml:space="preserve">. </w:t>
      </w:r>
      <w:proofErr w:type="spellStart"/>
      <w:r w:rsidRPr="00570A50">
        <w:rPr>
          <w:sz w:val="22"/>
          <w:szCs w:val="22"/>
        </w:rPr>
        <w:t>Transformasi</w:t>
      </w:r>
      <w:proofErr w:type="spellEnd"/>
      <w:r w:rsidRPr="00570A50">
        <w:rPr>
          <w:sz w:val="22"/>
          <w:szCs w:val="22"/>
        </w:rPr>
        <w:t xml:space="preserve"> </w:t>
      </w:r>
      <w:proofErr w:type="spellStart"/>
      <w:r w:rsidRPr="00570A50">
        <w:rPr>
          <w:sz w:val="22"/>
          <w:szCs w:val="22"/>
        </w:rPr>
        <w:t>jarak</w:t>
      </w:r>
      <w:proofErr w:type="spellEnd"/>
      <w:r w:rsidRPr="00570A50">
        <w:rPr>
          <w:sz w:val="22"/>
          <w:szCs w:val="22"/>
        </w:rPr>
        <w:t xml:space="preserve"> </w:t>
      </w:r>
      <w:proofErr w:type="spellStart"/>
      <w:r w:rsidRPr="00570A50">
        <w:rPr>
          <w:sz w:val="22"/>
          <w:szCs w:val="22"/>
        </w:rPr>
        <w:t>akan</w:t>
      </w:r>
      <w:proofErr w:type="spellEnd"/>
      <w:r w:rsidRPr="00570A50">
        <w:rPr>
          <w:sz w:val="22"/>
          <w:szCs w:val="22"/>
        </w:rPr>
        <w:t xml:space="preserve"> </w:t>
      </w:r>
      <w:proofErr w:type="spellStart"/>
      <w:r w:rsidRPr="00570A50">
        <w:rPr>
          <w:sz w:val="22"/>
          <w:szCs w:val="22"/>
        </w:rPr>
        <w:t>membagi</w:t>
      </w:r>
      <w:proofErr w:type="spellEnd"/>
      <w:r w:rsidRPr="00570A50">
        <w:rPr>
          <w:sz w:val="22"/>
          <w:szCs w:val="22"/>
        </w:rPr>
        <w:t xml:space="preserve"> </w:t>
      </w:r>
      <w:proofErr w:type="spellStart"/>
      <w:r w:rsidRPr="00570A50">
        <w:rPr>
          <w:sz w:val="22"/>
          <w:szCs w:val="22"/>
        </w:rPr>
        <w:t>menjadi</w:t>
      </w:r>
      <w:proofErr w:type="spellEnd"/>
      <w:r w:rsidRPr="00570A50">
        <w:rPr>
          <w:sz w:val="22"/>
          <w:szCs w:val="22"/>
        </w:rPr>
        <w:t xml:space="preserve"> wilayah target </w:t>
      </w:r>
      <w:proofErr w:type="spellStart"/>
      <w:r w:rsidRPr="00570A50">
        <w:rPr>
          <w:sz w:val="22"/>
          <w:szCs w:val="22"/>
        </w:rPr>
        <w:t>dengan</w:t>
      </w:r>
      <w:proofErr w:type="spellEnd"/>
      <w:r w:rsidRPr="00570A50">
        <w:rPr>
          <w:sz w:val="22"/>
          <w:szCs w:val="22"/>
        </w:rPr>
        <w:t xml:space="preserve"> </w:t>
      </w:r>
      <w:proofErr w:type="spellStart"/>
      <w:r w:rsidRPr="00570A50">
        <w:rPr>
          <w:sz w:val="22"/>
          <w:szCs w:val="22"/>
        </w:rPr>
        <w:t>tujuan</w:t>
      </w:r>
      <w:proofErr w:type="spellEnd"/>
      <w:r w:rsidRPr="00570A50">
        <w:rPr>
          <w:sz w:val="22"/>
          <w:szCs w:val="22"/>
        </w:rPr>
        <w:t xml:space="preserve"> </w:t>
      </w:r>
      <w:proofErr w:type="spellStart"/>
      <w:r w:rsidRPr="00570A50">
        <w:rPr>
          <w:sz w:val="22"/>
          <w:szCs w:val="22"/>
        </w:rPr>
        <w:t>untuk</w:t>
      </w:r>
      <w:proofErr w:type="spellEnd"/>
      <w:r w:rsidRPr="00570A50">
        <w:rPr>
          <w:sz w:val="22"/>
          <w:szCs w:val="22"/>
        </w:rPr>
        <w:t xml:space="preserve"> </w:t>
      </w:r>
      <w:proofErr w:type="spellStart"/>
      <w:r w:rsidRPr="00570A50">
        <w:rPr>
          <w:sz w:val="22"/>
          <w:szCs w:val="22"/>
        </w:rPr>
        <w:t>membatasi</w:t>
      </w:r>
      <w:proofErr w:type="spellEnd"/>
      <w:r w:rsidRPr="00570A50">
        <w:rPr>
          <w:sz w:val="22"/>
          <w:szCs w:val="22"/>
        </w:rPr>
        <w:t xml:space="preserve"> </w:t>
      </w:r>
      <w:proofErr w:type="spellStart"/>
      <w:r w:rsidRPr="00570A50">
        <w:rPr>
          <w:sz w:val="22"/>
          <w:szCs w:val="22"/>
        </w:rPr>
        <w:t>daerah</w:t>
      </w:r>
      <w:proofErr w:type="spellEnd"/>
      <w:r w:rsidRPr="00570A50">
        <w:rPr>
          <w:sz w:val="22"/>
          <w:szCs w:val="22"/>
        </w:rPr>
        <w:t xml:space="preserve"> </w:t>
      </w:r>
      <w:proofErr w:type="spellStart"/>
      <w:r w:rsidRPr="00570A50">
        <w:rPr>
          <w:sz w:val="22"/>
          <w:szCs w:val="22"/>
        </w:rPr>
        <w:t>segmentasi</w:t>
      </w:r>
      <w:proofErr w:type="spellEnd"/>
      <w:r w:rsidRPr="00570A50">
        <w:rPr>
          <w:sz w:val="22"/>
          <w:szCs w:val="22"/>
        </w:rPr>
        <w:t xml:space="preserve"> yang </w:t>
      </w:r>
      <w:proofErr w:type="spellStart"/>
      <w:r w:rsidRPr="00570A50">
        <w:rPr>
          <w:sz w:val="22"/>
          <w:szCs w:val="22"/>
        </w:rPr>
        <w:t>akan</w:t>
      </w:r>
      <w:proofErr w:type="spellEnd"/>
      <w:r w:rsidRPr="00570A50">
        <w:rPr>
          <w:sz w:val="22"/>
          <w:szCs w:val="22"/>
        </w:rPr>
        <w:t xml:space="preserve"> </w:t>
      </w:r>
      <w:proofErr w:type="spellStart"/>
      <w:r w:rsidRPr="00570A50">
        <w:rPr>
          <w:sz w:val="22"/>
          <w:szCs w:val="22"/>
        </w:rPr>
        <w:t>dilakukan</w:t>
      </w:r>
      <w:proofErr w:type="spellEnd"/>
      <w:r w:rsidRPr="00570A50">
        <w:rPr>
          <w:sz w:val="22"/>
          <w:szCs w:val="22"/>
        </w:rPr>
        <w:t xml:space="preserve"> </w:t>
      </w:r>
      <w:proofErr w:type="spellStart"/>
      <w:r w:rsidRPr="00570A50">
        <w:rPr>
          <w:sz w:val="22"/>
          <w:szCs w:val="22"/>
        </w:rPr>
        <w:t>menggunakan</w:t>
      </w:r>
      <w:proofErr w:type="spellEnd"/>
      <w:r w:rsidRPr="00570A50">
        <w:rPr>
          <w:sz w:val="22"/>
          <w:szCs w:val="22"/>
        </w:rPr>
        <w:t xml:space="preserve"> watershed. </w:t>
      </w:r>
      <w:proofErr w:type="spellStart"/>
      <w:r w:rsidR="79F9980B" w:rsidRPr="79F9980B">
        <w:rPr>
          <w:sz w:val="22"/>
          <w:szCs w:val="22"/>
        </w:rPr>
        <w:t>Transformasi</w:t>
      </w:r>
      <w:proofErr w:type="spellEnd"/>
      <w:r w:rsidR="79F9980B" w:rsidRPr="79F9980B">
        <w:rPr>
          <w:sz w:val="22"/>
          <w:szCs w:val="22"/>
        </w:rPr>
        <w:t xml:space="preserve"> </w:t>
      </w:r>
      <w:proofErr w:type="spellStart"/>
      <w:r w:rsidR="79F9980B" w:rsidRPr="79F9980B">
        <w:rPr>
          <w:sz w:val="22"/>
          <w:szCs w:val="22"/>
        </w:rPr>
        <w:t>jarak</w:t>
      </w:r>
      <w:proofErr w:type="spellEnd"/>
      <w:r w:rsidR="79F9980B" w:rsidRPr="79F9980B">
        <w:rPr>
          <w:sz w:val="22"/>
          <w:szCs w:val="22"/>
        </w:rPr>
        <w:t xml:space="preserve"> </w:t>
      </w:r>
      <w:proofErr w:type="spellStart"/>
      <w:r w:rsidR="79F9980B" w:rsidRPr="79F9980B">
        <w:rPr>
          <w:sz w:val="22"/>
          <w:szCs w:val="22"/>
        </w:rPr>
        <w:t>menggambarkan</w:t>
      </w:r>
      <w:proofErr w:type="spellEnd"/>
      <w:r w:rsidR="79F9980B" w:rsidRPr="79F9980B">
        <w:rPr>
          <w:sz w:val="22"/>
          <w:szCs w:val="22"/>
        </w:rPr>
        <w:t xml:space="preserve"> </w:t>
      </w:r>
      <w:proofErr w:type="spellStart"/>
      <w:r w:rsidR="79F9980B" w:rsidRPr="79F9980B">
        <w:rPr>
          <w:sz w:val="22"/>
          <w:szCs w:val="22"/>
        </w:rPr>
        <w:t>jarak</w:t>
      </w:r>
      <w:proofErr w:type="spellEnd"/>
      <w:r w:rsidR="79F9980B" w:rsidRPr="79F9980B">
        <w:rPr>
          <w:sz w:val="22"/>
          <w:szCs w:val="22"/>
        </w:rPr>
        <w:t xml:space="preserve"> </w:t>
      </w:r>
      <w:proofErr w:type="spellStart"/>
      <w:r w:rsidR="79F9980B" w:rsidRPr="79F9980B">
        <w:rPr>
          <w:sz w:val="22"/>
          <w:szCs w:val="22"/>
        </w:rPr>
        <w:t>antara</w:t>
      </w:r>
      <w:proofErr w:type="spellEnd"/>
      <w:r w:rsidR="79F9980B" w:rsidRPr="79F9980B">
        <w:rPr>
          <w:sz w:val="22"/>
          <w:szCs w:val="22"/>
        </w:rPr>
        <w:t xml:space="preserve"> </w:t>
      </w:r>
      <w:proofErr w:type="spellStart"/>
      <w:r w:rsidR="79F9980B" w:rsidRPr="79F9980B">
        <w:rPr>
          <w:sz w:val="22"/>
          <w:szCs w:val="22"/>
        </w:rPr>
        <w:t>piksel</w:t>
      </w:r>
      <w:proofErr w:type="spellEnd"/>
      <w:r w:rsidR="79F9980B" w:rsidRPr="79F9980B">
        <w:rPr>
          <w:sz w:val="22"/>
          <w:szCs w:val="22"/>
        </w:rPr>
        <w:t xml:space="preserve"> </w:t>
      </w:r>
      <w:proofErr w:type="spellStart"/>
      <w:r w:rsidR="79F9980B" w:rsidRPr="79F9980B">
        <w:rPr>
          <w:sz w:val="22"/>
          <w:szCs w:val="22"/>
        </w:rPr>
        <w:t>dalam</w:t>
      </w:r>
      <w:proofErr w:type="spellEnd"/>
      <w:r w:rsidR="79F9980B" w:rsidRPr="79F9980B">
        <w:rPr>
          <w:sz w:val="22"/>
          <w:szCs w:val="22"/>
        </w:rPr>
        <w:t xml:space="preserve"> </w:t>
      </w:r>
      <w:proofErr w:type="spellStart"/>
      <w:r w:rsidR="79F9980B" w:rsidRPr="79F9980B">
        <w:rPr>
          <w:sz w:val="22"/>
          <w:szCs w:val="22"/>
        </w:rPr>
        <w:t>suatu</w:t>
      </w:r>
      <w:proofErr w:type="spellEnd"/>
      <w:r w:rsidR="79F9980B" w:rsidRPr="79F9980B">
        <w:rPr>
          <w:sz w:val="22"/>
          <w:szCs w:val="22"/>
        </w:rPr>
        <w:t xml:space="preserve"> </w:t>
      </w:r>
      <w:proofErr w:type="spellStart"/>
      <w:r w:rsidR="79F9980B" w:rsidRPr="79F9980B">
        <w:rPr>
          <w:sz w:val="22"/>
          <w:szCs w:val="22"/>
        </w:rPr>
        <w:t>gambar</w:t>
      </w:r>
      <w:proofErr w:type="spellEnd"/>
      <w:r w:rsidR="79F9980B" w:rsidRPr="79F9980B">
        <w:rPr>
          <w:sz w:val="22"/>
          <w:szCs w:val="22"/>
        </w:rPr>
        <w:t xml:space="preserve"> dan </w:t>
      </w:r>
      <w:proofErr w:type="spellStart"/>
      <w:r w:rsidR="79F9980B" w:rsidRPr="79F9980B">
        <w:rPr>
          <w:sz w:val="22"/>
          <w:szCs w:val="22"/>
        </w:rPr>
        <w:t>blok</w:t>
      </w:r>
      <w:proofErr w:type="spellEnd"/>
      <w:r w:rsidR="79F9980B" w:rsidRPr="79F9980B">
        <w:rPr>
          <w:sz w:val="22"/>
          <w:szCs w:val="22"/>
        </w:rPr>
        <w:t xml:space="preserve"> wilayah. Nilai </w:t>
      </w:r>
      <w:proofErr w:type="spellStart"/>
      <w:r w:rsidR="79F9980B" w:rsidRPr="79F9980B">
        <w:rPr>
          <w:sz w:val="22"/>
          <w:szCs w:val="22"/>
        </w:rPr>
        <w:t>piksel</w:t>
      </w:r>
      <w:proofErr w:type="spellEnd"/>
      <w:r w:rsidR="79F9980B" w:rsidRPr="79F9980B">
        <w:rPr>
          <w:sz w:val="22"/>
          <w:szCs w:val="22"/>
        </w:rPr>
        <w:t xml:space="preserve"> pada </w:t>
      </w:r>
      <w:proofErr w:type="spellStart"/>
      <w:r w:rsidR="79F9980B" w:rsidRPr="79F9980B">
        <w:rPr>
          <w:sz w:val="22"/>
          <w:szCs w:val="22"/>
        </w:rPr>
        <w:t>blok</w:t>
      </w:r>
      <w:proofErr w:type="spellEnd"/>
      <w:r w:rsidR="79F9980B" w:rsidRPr="79F9980B">
        <w:rPr>
          <w:sz w:val="22"/>
          <w:szCs w:val="22"/>
        </w:rPr>
        <w:t xml:space="preserve"> area </w:t>
      </w:r>
      <w:proofErr w:type="spellStart"/>
      <w:r w:rsidR="79F9980B" w:rsidRPr="79F9980B">
        <w:rPr>
          <w:sz w:val="22"/>
          <w:szCs w:val="22"/>
        </w:rPr>
        <w:t>adalah</w:t>
      </w:r>
      <w:proofErr w:type="spellEnd"/>
      <w:r w:rsidR="79F9980B" w:rsidRPr="79F9980B">
        <w:rPr>
          <w:sz w:val="22"/>
          <w:szCs w:val="22"/>
        </w:rPr>
        <w:t xml:space="preserve"> 0. </w:t>
      </w:r>
      <w:proofErr w:type="spellStart"/>
      <w:r w:rsidR="79F9980B" w:rsidRPr="79F9980B">
        <w:rPr>
          <w:sz w:val="22"/>
          <w:szCs w:val="22"/>
        </w:rPr>
        <w:t>Semakin</w:t>
      </w:r>
      <w:proofErr w:type="spellEnd"/>
      <w:r w:rsidR="79F9980B" w:rsidRPr="79F9980B">
        <w:rPr>
          <w:sz w:val="22"/>
          <w:szCs w:val="22"/>
        </w:rPr>
        <w:t xml:space="preserve"> </w:t>
      </w:r>
      <w:proofErr w:type="spellStart"/>
      <w:r w:rsidR="79F9980B" w:rsidRPr="79F9980B">
        <w:rPr>
          <w:sz w:val="22"/>
          <w:szCs w:val="22"/>
        </w:rPr>
        <w:t>jauh</w:t>
      </w:r>
      <w:proofErr w:type="spellEnd"/>
      <w:r w:rsidR="79F9980B" w:rsidRPr="79F9980B">
        <w:rPr>
          <w:sz w:val="22"/>
          <w:szCs w:val="22"/>
        </w:rPr>
        <w:t xml:space="preserve"> </w:t>
      </w:r>
      <w:proofErr w:type="spellStart"/>
      <w:r w:rsidR="79F9980B" w:rsidRPr="79F9980B">
        <w:rPr>
          <w:sz w:val="22"/>
          <w:szCs w:val="22"/>
        </w:rPr>
        <w:t>dari</w:t>
      </w:r>
      <w:proofErr w:type="spellEnd"/>
      <w:r w:rsidR="79F9980B" w:rsidRPr="79F9980B">
        <w:rPr>
          <w:sz w:val="22"/>
          <w:szCs w:val="22"/>
        </w:rPr>
        <w:t xml:space="preserve"> </w:t>
      </w:r>
      <w:proofErr w:type="spellStart"/>
      <w:r w:rsidR="79F9980B" w:rsidRPr="79F9980B">
        <w:rPr>
          <w:sz w:val="22"/>
          <w:szCs w:val="22"/>
        </w:rPr>
        <w:t>blok</w:t>
      </w:r>
      <w:proofErr w:type="spellEnd"/>
      <w:r w:rsidR="79F9980B" w:rsidRPr="79F9980B">
        <w:rPr>
          <w:sz w:val="22"/>
          <w:szCs w:val="22"/>
        </w:rPr>
        <w:t xml:space="preserve"> area, </w:t>
      </w:r>
      <w:proofErr w:type="spellStart"/>
      <w:r w:rsidR="79F9980B" w:rsidRPr="79F9980B">
        <w:rPr>
          <w:sz w:val="22"/>
          <w:szCs w:val="22"/>
        </w:rPr>
        <w:t>semakin</w:t>
      </w:r>
      <w:proofErr w:type="spellEnd"/>
      <w:r w:rsidR="79F9980B" w:rsidRPr="79F9980B">
        <w:rPr>
          <w:sz w:val="22"/>
          <w:szCs w:val="22"/>
        </w:rPr>
        <w:t xml:space="preserve"> </w:t>
      </w:r>
      <w:proofErr w:type="spellStart"/>
      <w:r w:rsidR="79F9980B" w:rsidRPr="79F9980B">
        <w:rPr>
          <w:sz w:val="22"/>
          <w:szCs w:val="22"/>
        </w:rPr>
        <w:t>besar</w:t>
      </w:r>
      <w:proofErr w:type="spellEnd"/>
      <w:r w:rsidR="79F9980B" w:rsidRPr="79F9980B">
        <w:rPr>
          <w:sz w:val="22"/>
          <w:szCs w:val="22"/>
        </w:rPr>
        <w:t xml:space="preserve"> </w:t>
      </w:r>
      <w:proofErr w:type="spellStart"/>
      <w:r w:rsidR="79F9980B" w:rsidRPr="79F9980B">
        <w:rPr>
          <w:sz w:val="22"/>
          <w:szCs w:val="22"/>
        </w:rPr>
        <w:t>nilainya</w:t>
      </w:r>
      <w:proofErr w:type="spellEnd"/>
      <w:r w:rsidR="79F9980B" w:rsidRPr="79F9980B">
        <w:rPr>
          <w:sz w:val="22"/>
          <w:szCs w:val="22"/>
        </w:rPr>
        <w:t xml:space="preserve">. "Ridge" </w:t>
      </w:r>
      <w:proofErr w:type="spellStart"/>
      <w:r w:rsidR="79F9980B" w:rsidRPr="79F9980B">
        <w:rPr>
          <w:sz w:val="22"/>
          <w:szCs w:val="22"/>
        </w:rPr>
        <w:t>dengan</w:t>
      </w:r>
      <w:proofErr w:type="spellEnd"/>
      <w:r w:rsidR="79F9980B" w:rsidRPr="79F9980B">
        <w:rPr>
          <w:sz w:val="22"/>
          <w:szCs w:val="22"/>
        </w:rPr>
        <w:t xml:space="preserve"> </w:t>
      </w:r>
      <w:proofErr w:type="spellStart"/>
      <w:r w:rsidR="79F9980B" w:rsidRPr="79F9980B">
        <w:rPr>
          <w:sz w:val="22"/>
          <w:szCs w:val="22"/>
        </w:rPr>
        <w:t>nilai</w:t>
      </w:r>
      <w:proofErr w:type="spellEnd"/>
      <w:r w:rsidR="79F9980B" w:rsidRPr="79F9980B">
        <w:rPr>
          <w:sz w:val="22"/>
          <w:szCs w:val="22"/>
        </w:rPr>
        <w:t xml:space="preserve"> </w:t>
      </w:r>
      <w:proofErr w:type="spellStart"/>
      <w:r w:rsidR="79F9980B" w:rsidRPr="79F9980B">
        <w:rPr>
          <w:sz w:val="22"/>
          <w:szCs w:val="22"/>
        </w:rPr>
        <w:t>gradien</w:t>
      </w:r>
      <w:proofErr w:type="spellEnd"/>
      <w:r w:rsidR="79F9980B" w:rsidRPr="79F9980B">
        <w:rPr>
          <w:sz w:val="22"/>
          <w:szCs w:val="22"/>
        </w:rPr>
        <w:t xml:space="preserve"> </w:t>
      </w:r>
      <w:proofErr w:type="spellStart"/>
      <w:r w:rsidR="79F9980B" w:rsidRPr="79F9980B">
        <w:rPr>
          <w:sz w:val="22"/>
          <w:szCs w:val="22"/>
        </w:rPr>
        <w:t>tinggi</w:t>
      </w:r>
      <w:proofErr w:type="spellEnd"/>
      <w:r w:rsidR="79F9980B" w:rsidRPr="79F9980B">
        <w:rPr>
          <w:sz w:val="22"/>
          <w:szCs w:val="22"/>
        </w:rPr>
        <w:t xml:space="preserve"> </w:t>
      </w:r>
      <w:proofErr w:type="spellStart"/>
      <w:r w:rsidR="79F9980B" w:rsidRPr="79F9980B">
        <w:rPr>
          <w:sz w:val="22"/>
          <w:szCs w:val="22"/>
        </w:rPr>
        <w:t>dipilih</w:t>
      </w:r>
      <w:proofErr w:type="spellEnd"/>
      <w:r w:rsidR="79F9980B" w:rsidRPr="79F9980B">
        <w:rPr>
          <w:sz w:val="22"/>
          <w:szCs w:val="22"/>
        </w:rPr>
        <w:t xml:space="preserve"> </w:t>
      </w:r>
      <w:proofErr w:type="spellStart"/>
      <w:r w:rsidR="79F9980B" w:rsidRPr="79F9980B">
        <w:rPr>
          <w:sz w:val="22"/>
          <w:szCs w:val="22"/>
        </w:rPr>
        <w:t>dengan</w:t>
      </w:r>
      <w:proofErr w:type="spellEnd"/>
      <w:r w:rsidR="79F9980B" w:rsidRPr="79F9980B">
        <w:rPr>
          <w:sz w:val="22"/>
          <w:szCs w:val="22"/>
        </w:rPr>
        <w:t xml:space="preserve"> </w:t>
      </w:r>
      <w:proofErr w:type="spellStart"/>
      <w:r w:rsidR="79F9980B" w:rsidRPr="79F9980B">
        <w:rPr>
          <w:sz w:val="22"/>
          <w:szCs w:val="22"/>
        </w:rPr>
        <w:t>menghitung</w:t>
      </w:r>
      <w:proofErr w:type="spellEnd"/>
      <w:r w:rsidR="79F9980B" w:rsidRPr="79F9980B">
        <w:rPr>
          <w:sz w:val="22"/>
          <w:szCs w:val="22"/>
        </w:rPr>
        <w:t xml:space="preserve"> </w:t>
      </w:r>
      <w:proofErr w:type="spellStart"/>
      <w:r w:rsidR="79F9980B" w:rsidRPr="79F9980B">
        <w:rPr>
          <w:sz w:val="22"/>
          <w:szCs w:val="22"/>
        </w:rPr>
        <w:t>jarak</w:t>
      </w:r>
      <w:proofErr w:type="spellEnd"/>
      <w:r w:rsidR="79F9980B" w:rsidRPr="79F9980B">
        <w:rPr>
          <w:sz w:val="22"/>
          <w:szCs w:val="22"/>
        </w:rPr>
        <w:t xml:space="preserve"> Euclidean pada </w:t>
      </w:r>
      <w:r w:rsidR="79F9980B" w:rsidRPr="79F9980B">
        <w:rPr>
          <w:i/>
          <w:iCs/>
          <w:sz w:val="22"/>
          <w:szCs w:val="22"/>
        </w:rPr>
        <w:t>foreground</w:t>
      </w:r>
      <w:r w:rsidR="79F9980B" w:rsidRPr="79F9980B">
        <w:rPr>
          <w:sz w:val="22"/>
          <w:szCs w:val="22"/>
        </w:rPr>
        <w:t xml:space="preserve">, dan </w:t>
      </w:r>
      <w:proofErr w:type="spellStart"/>
      <w:r w:rsidR="79F9980B" w:rsidRPr="79F9980B">
        <w:rPr>
          <w:sz w:val="22"/>
          <w:szCs w:val="22"/>
        </w:rPr>
        <w:t>gambar</w:t>
      </w:r>
      <w:proofErr w:type="spellEnd"/>
      <w:r w:rsidR="79F9980B" w:rsidRPr="79F9980B">
        <w:rPr>
          <w:sz w:val="22"/>
          <w:szCs w:val="22"/>
        </w:rPr>
        <w:t xml:space="preserve"> </w:t>
      </w:r>
      <w:proofErr w:type="spellStart"/>
      <w:r w:rsidR="79F9980B" w:rsidRPr="79F9980B">
        <w:rPr>
          <w:sz w:val="22"/>
          <w:szCs w:val="22"/>
        </w:rPr>
        <w:t>dibagi</w:t>
      </w:r>
      <w:proofErr w:type="spellEnd"/>
      <w:r w:rsidR="79F9980B" w:rsidRPr="79F9980B">
        <w:rPr>
          <w:sz w:val="22"/>
          <w:szCs w:val="22"/>
        </w:rPr>
        <w:t xml:space="preserve"> </w:t>
      </w:r>
      <w:proofErr w:type="spellStart"/>
      <w:r w:rsidR="79F9980B" w:rsidRPr="79F9980B">
        <w:rPr>
          <w:sz w:val="22"/>
          <w:szCs w:val="22"/>
        </w:rPr>
        <w:t>secara</w:t>
      </w:r>
      <w:proofErr w:type="spellEnd"/>
      <w:r w:rsidR="79F9980B" w:rsidRPr="79F9980B">
        <w:rPr>
          <w:sz w:val="22"/>
          <w:szCs w:val="22"/>
        </w:rPr>
        <w:t xml:space="preserve"> regional </w:t>
      </w:r>
      <w:proofErr w:type="spellStart"/>
      <w:r w:rsidR="79F9980B" w:rsidRPr="79F9980B">
        <w:rPr>
          <w:sz w:val="22"/>
          <w:szCs w:val="22"/>
        </w:rPr>
        <w:t>menurut</w:t>
      </w:r>
      <w:proofErr w:type="spellEnd"/>
      <w:r w:rsidR="79F9980B" w:rsidRPr="79F9980B">
        <w:rPr>
          <w:sz w:val="22"/>
          <w:szCs w:val="22"/>
        </w:rPr>
        <w:t xml:space="preserve"> </w:t>
      </w:r>
      <w:proofErr w:type="spellStart"/>
      <w:r w:rsidR="79F9980B" w:rsidRPr="79F9980B">
        <w:rPr>
          <w:sz w:val="22"/>
          <w:szCs w:val="22"/>
        </w:rPr>
        <w:t>punggungan</w:t>
      </w:r>
      <w:proofErr w:type="spellEnd"/>
      <w:r w:rsidR="79F9980B" w:rsidRPr="79F9980B">
        <w:rPr>
          <w:sz w:val="22"/>
          <w:szCs w:val="22"/>
        </w:rPr>
        <w:t xml:space="preserve"> </w:t>
      </w:r>
      <w:proofErr w:type="spellStart"/>
      <w:r w:rsidR="79F9980B" w:rsidRPr="79F9980B">
        <w:rPr>
          <w:sz w:val="22"/>
          <w:szCs w:val="22"/>
        </w:rPr>
        <w:t>tersebut</w:t>
      </w:r>
      <w:proofErr w:type="spellEnd"/>
      <w:r w:rsidR="79F9980B" w:rsidRPr="79F9980B">
        <w:rPr>
          <w:sz w:val="22"/>
          <w:szCs w:val="22"/>
        </w:rPr>
        <w:t xml:space="preserve">. </w:t>
      </w:r>
      <w:proofErr w:type="spellStart"/>
      <w:r w:rsidR="79F9980B" w:rsidRPr="79F9980B">
        <w:rPr>
          <w:sz w:val="22"/>
          <w:szCs w:val="22"/>
        </w:rPr>
        <w:t>Punggungan</w:t>
      </w:r>
      <w:proofErr w:type="spellEnd"/>
      <w:r w:rsidR="79F9980B" w:rsidRPr="79F9980B">
        <w:rPr>
          <w:sz w:val="22"/>
          <w:szCs w:val="22"/>
        </w:rPr>
        <w:t xml:space="preserve"> </w:t>
      </w:r>
      <w:proofErr w:type="spellStart"/>
      <w:r w:rsidR="79F9980B" w:rsidRPr="79F9980B">
        <w:rPr>
          <w:sz w:val="22"/>
          <w:szCs w:val="22"/>
        </w:rPr>
        <w:t>ini</w:t>
      </w:r>
      <w:proofErr w:type="spellEnd"/>
      <w:r w:rsidR="79F9980B" w:rsidRPr="79F9980B">
        <w:rPr>
          <w:sz w:val="22"/>
          <w:szCs w:val="22"/>
        </w:rPr>
        <w:t xml:space="preserve"> dan </w:t>
      </w:r>
      <w:proofErr w:type="spellStart"/>
      <w:r w:rsidR="79F9980B" w:rsidRPr="79F9980B">
        <w:rPr>
          <w:sz w:val="22"/>
          <w:szCs w:val="22"/>
        </w:rPr>
        <w:t>gambar</w:t>
      </w:r>
      <w:proofErr w:type="spellEnd"/>
      <w:r w:rsidR="79F9980B" w:rsidRPr="79F9980B">
        <w:rPr>
          <w:sz w:val="22"/>
          <w:szCs w:val="22"/>
        </w:rPr>
        <w:t xml:space="preserve"> yang </w:t>
      </w:r>
      <w:proofErr w:type="spellStart"/>
      <w:r w:rsidR="79F9980B" w:rsidRPr="79F9980B">
        <w:rPr>
          <w:sz w:val="22"/>
          <w:szCs w:val="22"/>
        </w:rPr>
        <w:t>diperoleh</w:t>
      </w:r>
      <w:proofErr w:type="spellEnd"/>
      <w:r w:rsidR="79F9980B" w:rsidRPr="79F9980B">
        <w:rPr>
          <w:sz w:val="22"/>
          <w:szCs w:val="22"/>
        </w:rPr>
        <w:t xml:space="preserve"> di </w:t>
      </w:r>
      <w:proofErr w:type="spellStart"/>
      <w:r w:rsidR="79F9980B" w:rsidRPr="79F9980B">
        <w:rPr>
          <w:sz w:val="22"/>
          <w:szCs w:val="22"/>
        </w:rPr>
        <w:t>subbagian</w:t>
      </w:r>
      <w:proofErr w:type="spellEnd"/>
      <w:r w:rsidR="79F9980B" w:rsidRPr="79F9980B">
        <w:rPr>
          <w:sz w:val="22"/>
          <w:szCs w:val="22"/>
        </w:rPr>
        <w:t xml:space="preserve"> 3 </w:t>
      </w:r>
      <w:proofErr w:type="spellStart"/>
      <w:r w:rsidR="79F9980B" w:rsidRPr="79F9980B">
        <w:rPr>
          <w:sz w:val="22"/>
          <w:szCs w:val="22"/>
        </w:rPr>
        <w:t>digunakan</w:t>
      </w:r>
      <w:proofErr w:type="spellEnd"/>
      <w:r w:rsidR="79F9980B" w:rsidRPr="79F9980B">
        <w:rPr>
          <w:sz w:val="22"/>
          <w:szCs w:val="22"/>
        </w:rPr>
        <w:t xml:space="preserve"> </w:t>
      </w:r>
      <w:proofErr w:type="spellStart"/>
      <w:r w:rsidR="79F9980B" w:rsidRPr="79F9980B">
        <w:rPr>
          <w:sz w:val="22"/>
          <w:szCs w:val="22"/>
        </w:rPr>
        <w:t>untuk</w:t>
      </w:r>
      <w:proofErr w:type="spellEnd"/>
      <w:r w:rsidR="79F9980B" w:rsidRPr="79F9980B">
        <w:rPr>
          <w:sz w:val="22"/>
          <w:szCs w:val="22"/>
        </w:rPr>
        <w:t xml:space="preserve"> </w:t>
      </w:r>
      <w:proofErr w:type="spellStart"/>
      <w:r w:rsidR="79F9980B" w:rsidRPr="79F9980B">
        <w:rPr>
          <w:sz w:val="22"/>
          <w:szCs w:val="22"/>
        </w:rPr>
        <w:t>mengubah</w:t>
      </w:r>
      <w:proofErr w:type="spellEnd"/>
      <w:r w:rsidR="79F9980B" w:rsidRPr="79F9980B">
        <w:rPr>
          <w:sz w:val="22"/>
          <w:szCs w:val="22"/>
        </w:rPr>
        <w:t xml:space="preserve"> </w:t>
      </w:r>
      <w:proofErr w:type="spellStart"/>
      <w:r w:rsidR="79F9980B" w:rsidRPr="79F9980B">
        <w:rPr>
          <w:sz w:val="22"/>
          <w:szCs w:val="22"/>
        </w:rPr>
        <w:t>fungsi</w:t>
      </w:r>
      <w:proofErr w:type="spellEnd"/>
      <w:r w:rsidR="79F9980B" w:rsidRPr="79F9980B">
        <w:rPr>
          <w:sz w:val="22"/>
          <w:szCs w:val="22"/>
        </w:rPr>
        <w:t xml:space="preserve"> </w:t>
      </w:r>
      <w:proofErr w:type="spellStart"/>
      <w:r w:rsidR="79F9980B" w:rsidRPr="79F9980B">
        <w:rPr>
          <w:sz w:val="22"/>
          <w:szCs w:val="22"/>
        </w:rPr>
        <w:t>gradien</w:t>
      </w:r>
      <w:proofErr w:type="spellEnd"/>
      <w:r w:rsidR="79F9980B" w:rsidRPr="79F9980B">
        <w:rPr>
          <w:sz w:val="22"/>
          <w:szCs w:val="22"/>
        </w:rPr>
        <w:t xml:space="preserve"> </w:t>
      </w:r>
      <w:proofErr w:type="spellStart"/>
      <w:r w:rsidR="79F9980B" w:rsidRPr="79F9980B">
        <w:rPr>
          <w:sz w:val="22"/>
          <w:szCs w:val="22"/>
        </w:rPr>
        <w:t>gambar</w:t>
      </w:r>
      <w:proofErr w:type="spellEnd"/>
      <w:r w:rsidR="79F9980B" w:rsidRPr="79F9980B">
        <w:rPr>
          <w:sz w:val="22"/>
          <w:szCs w:val="22"/>
        </w:rPr>
        <w:t xml:space="preserve"> </w:t>
      </w:r>
      <w:proofErr w:type="spellStart"/>
      <w:r w:rsidR="79F9980B" w:rsidRPr="79F9980B">
        <w:rPr>
          <w:sz w:val="22"/>
          <w:szCs w:val="22"/>
        </w:rPr>
        <w:t>asli</w:t>
      </w:r>
      <w:proofErr w:type="spellEnd"/>
      <w:r w:rsidR="79F9980B" w:rsidRPr="79F9980B">
        <w:rPr>
          <w:sz w:val="22"/>
          <w:szCs w:val="22"/>
        </w:rPr>
        <w:t xml:space="preserve"> </w:t>
      </w:r>
      <w:proofErr w:type="spellStart"/>
      <w:r w:rsidR="79F9980B" w:rsidRPr="79F9980B">
        <w:rPr>
          <w:sz w:val="22"/>
          <w:szCs w:val="22"/>
        </w:rPr>
        <w:t>untuk</w:t>
      </w:r>
      <w:proofErr w:type="spellEnd"/>
      <w:r w:rsidR="79F9980B" w:rsidRPr="79F9980B">
        <w:rPr>
          <w:sz w:val="22"/>
          <w:szCs w:val="22"/>
        </w:rPr>
        <w:t xml:space="preserve"> </w:t>
      </w:r>
      <w:proofErr w:type="spellStart"/>
      <w:r w:rsidR="79F9980B" w:rsidRPr="79F9980B">
        <w:rPr>
          <w:sz w:val="22"/>
          <w:szCs w:val="22"/>
        </w:rPr>
        <w:t>menghindari</w:t>
      </w:r>
      <w:proofErr w:type="spellEnd"/>
      <w:r w:rsidR="79F9980B" w:rsidRPr="79F9980B">
        <w:rPr>
          <w:sz w:val="22"/>
          <w:szCs w:val="22"/>
        </w:rPr>
        <w:t xml:space="preserve"> </w:t>
      </w:r>
      <w:proofErr w:type="spellStart"/>
      <w:r w:rsidR="79F9980B" w:rsidRPr="79F9980B">
        <w:rPr>
          <w:sz w:val="22"/>
          <w:szCs w:val="22"/>
        </w:rPr>
        <w:t>segmentasi</w:t>
      </w:r>
      <w:proofErr w:type="spellEnd"/>
      <w:r w:rsidR="79F9980B" w:rsidRPr="79F9980B">
        <w:rPr>
          <w:sz w:val="22"/>
          <w:szCs w:val="22"/>
        </w:rPr>
        <w:t xml:space="preserve"> </w:t>
      </w:r>
      <w:proofErr w:type="spellStart"/>
      <w:r w:rsidR="79F9980B" w:rsidRPr="79F9980B">
        <w:rPr>
          <w:sz w:val="22"/>
          <w:szCs w:val="22"/>
        </w:rPr>
        <w:t>berlebihan</w:t>
      </w:r>
      <w:proofErr w:type="spellEnd"/>
      <w:r w:rsidR="79F9980B" w:rsidRPr="79F9980B">
        <w:rPr>
          <w:sz w:val="22"/>
          <w:szCs w:val="22"/>
        </w:rPr>
        <w:t xml:space="preserve"> </w:t>
      </w:r>
      <w:proofErr w:type="spellStart"/>
      <w:r w:rsidR="79F9980B" w:rsidRPr="79F9980B">
        <w:rPr>
          <w:sz w:val="22"/>
          <w:szCs w:val="22"/>
        </w:rPr>
        <w:t>dalam</w:t>
      </w:r>
      <w:proofErr w:type="spellEnd"/>
      <w:r w:rsidR="79F9980B" w:rsidRPr="79F9980B">
        <w:rPr>
          <w:sz w:val="22"/>
          <w:szCs w:val="22"/>
        </w:rPr>
        <w:t xml:space="preserve"> </w:t>
      </w:r>
      <w:proofErr w:type="spellStart"/>
      <w:r w:rsidR="79F9980B" w:rsidRPr="79F9980B">
        <w:rPr>
          <w:sz w:val="22"/>
          <w:szCs w:val="22"/>
        </w:rPr>
        <w:t>algoritma</w:t>
      </w:r>
      <w:proofErr w:type="spellEnd"/>
      <w:r w:rsidR="79F9980B" w:rsidRPr="79F9980B">
        <w:rPr>
          <w:sz w:val="22"/>
          <w:szCs w:val="22"/>
        </w:rPr>
        <w:t xml:space="preserve"> watershed </w:t>
      </w:r>
      <w:proofErr w:type="spellStart"/>
      <w:r w:rsidR="79F9980B" w:rsidRPr="79F9980B">
        <w:rPr>
          <w:sz w:val="22"/>
          <w:szCs w:val="22"/>
        </w:rPr>
        <w:t>tradisional</w:t>
      </w:r>
      <w:proofErr w:type="spellEnd"/>
      <w:r w:rsidR="79F9980B" w:rsidRPr="79F9980B">
        <w:rPr>
          <w:sz w:val="22"/>
          <w:szCs w:val="22"/>
        </w:rPr>
        <w:t>.</w:t>
      </w:r>
    </w:p>
    <w:p w14:paraId="1334D459" w14:textId="56A55337" w:rsidR="689C0F3E" w:rsidRDefault="689C0F3E" w:rsidP="689C0F3E">
      <w:pPr>
        <w:ind w:firstLine="202"/>
        <w:jc w:val="both"/>
        <w:rPr>
          <w:sz w:val="22"/>
          <w:szCs w:val="22"/>
        </w:rPr>
      </w:pPr>
      <w:r w:rsidRPr="689C0F3E">
        <w:rPr>
          <w:sz w:val="22"/>
          <w:szCs w:val="22"/>
        </w:rPr>
        <w:t xml:space="preserve">Langkah </w:t>
      </w:r>
      <w:proofErr w:type="spellStart"/>
      <w:r w:rsidRPr="689C0F3E">
        <w:rPr>
          <w:sz w:val="22"/>
          <w:szCs w:val="22"/>
        </w:rPr>
        <w:t>berikutnya</w:t>
      </w:r>
      <w:proofErr w:type="spellEnd"/>
      <w:r w:rsidRPr="689C0F3E">
        <w:rPr>
          <w:sz w:val="22"/>
          <w:szCs w:val="22"/>
        </w:rPr>
        <w:t xml:space="preserve"> </w:t>
      </w:r>
      <w:proofErr w:type="spellStart"/>
      <w:r w:rsidRPr="689C0F3E">
        <w:rPr>
          <w:sz w:val="22"/>
          <w:szCs w:val="22"/>
        </w:rPr>
        <w:t>melibatkan</w:t>
      </w:r>
      <w:proofErr w:type="spellEnd"/>
      <w:r w:rsidRPr="689C0F3E">
        <w:rPr>
          <w:sz w:val="22"/>
          <w:szCs w:val="22"/>
        </w:rPr>
        <w:t xml:space="preserve"> </w:t>
      </w:r>
      <w:proofErr w:type="spellStart"/>
      <w:r w:rsidRPr="689C0F3E">
        <w:rPr>
          <w:sz w:val="22"/>
          <w:szCs w:val="22"/>
        </w:rPr>
        <w:t>pembuatan</w:t>
      </w:r>
      <w:proofErr w:type="spellEnd"/>
      <w:r w:rsidRPr="689C0F3E">
        <w:rPr>
          <w:sz w:val="22"/>
          <w:szCs w:val="22"/>
        </w:rPr>
        <w:t xml:space="preserve"> </w:t>
      </w:r>
      <w:proofErr w:type="spellStart"/>
      <w:r w:rsidRPr="689C0F3E">
        <w:rPr>
          <w:sz w:val="22"/>
          <w:szCs w:val="22"/>
        </w:rPr>
        <w:t>penanda</w:t>
      </w:r>
      <w:proofErr w:type="spellEnd"/>
      <w:r w:rsidRPr="689C0F3E">
        <w:rPr>
          <w:sz w:val="22"/>
          <w:szCs w:val="22"/>
        </w:rPr>
        <w:t xml:space="preserve"> </w:t>
      </w:r>
      <w:proofErr w:type="spellStart"/>
      <w:r w:rsidRPr="689C0F3E">
        <w:rPr>
          <w:sz w:val="22"/>
          <w:szCs w:val="22"/>
        </w:rPr>
        <w:t>objek</w:t>
      </w:r>
      <w:proofErr w:type="spellEnd"/>
      <w:r w:rsidRPr="689C0F3E">
        <w:rPr>
          <w:sz w:val="22"/>
          <w:szCs w:val="22"/>
        </w:rPr>
        <w:t xml:space="preserve"> pada </w:t>
      </w:r>
      <w:proofErr w:type="spellStart"/>
      <w:r w:rsidRPr="689C0F3E">
        <w:rPr>
          <w:sz w:val="22"/>
          <w:szCs w:val="22"/>
        </w:rPr>
        <w:t>citra</w:t>
      </w:r>
      <w:proofErr w:type="spellEnd"/>
      <w:r w:rsidRPr="689C0F3E">
        <w:rPr>
          <w:sz w:val="22"/>
          <w:szCs w:val="22"/>
        </w:rPr>
        <w:t xml:space="preserve"> foreground </w:t>
      </w:r>
      <w:proofErr w:type="spellStart"/>
      <w:r w:rsidRPr="689C0F3E">
        <w:rPr>
          <w:sz w:val="22"/>
          <w:szCs w:val="22"/>
        </w:rPr>
        <w:t>dengan</w:t>
      </w:r>
      <w:proofErr w:type="spellEnd"/>
      <w:r w:rsidRPr="689C0F3E">
        <w:rPr>
          <w:sz w:val="22"/>
          <w:szCs w:val="22"/>
        </w:rPr>
        <w:t xml:space="preserve"> </w:t>
      </w:r>
      <w:proofErr w:type="spellStart"/>
      <w:r w:rsidRPr="689C0F3E">
        <w:rPr>
          <w:sz w:val="22"/>
          <w:szCs w:val="22"/>
        </w:rPr>
        <w:t>memberikan</w:t>
      </w:r>
      <w:proofErr w:type="spellEnd"/>
      <w:r w:rsidRPr="689C0F3E">
        <w:rPr>
          <w:sz w:val="22"/>
          <w:szCs w:val="22"/>
        </w:rPr>
        <w:t xml:space="preserve"> label pada </w:t>
      </w:r>
      <w:proofErr w:type="spellStart"/>
      <w:r w:rsidRPr="689C0F3E">
        <w:rPr>
          <w:sz w:val="22"/>
          <w:szCs w:val="22"/>
        </w:rPr>
        <w:t>setiap</w:t>
      </w:r>
      <w:proofErr w:type="spellEnd"/>
      <w:r w:rsidRPr="689C0F3E">
        <w:rPr>
          <w:sz w:val="22"/>
          <w:szCs w:val="22"/>
        </w:rPr>
        <w:t xml:space="preserve"> </w:t>
      </w:r>
      <w:proofErr w:type="spellStart"/>
      <w:r w:rsidRPr="689C0F3E">
        <w:rPr>
          <w:sz w:val="22"/>
          <w:szCs w:val="22"/>
        </w:rPr>
        <w:t>komponen</w:t>
      </w:r>
      <w:proofErr w:type="spellEnd"/>
      <w:r w:rsidRPr="689C0F3E">
        <w:rPr>
          <w:sz w:val="22"/>
          <w:szCs w:val="22"/>
        </w:rPr>
        <w:t xml:space="preserve"> yang </w:t>
      </w:r>
      <w:proofErr w:type="spellStart"/>
      <w:r w:rsidRPr="689C0F3E">
        <w:rPr>
          <w:sz w:val="22"/>
          <w:szCs w:val="22"/>
        </w:rPr>
        <w:t>terhubung</w:t>
      </w:r>
      <w:proofErr w:type="spellEnd"/>
      <w:r w:rsidRPr="689C0F3E">
        <w:rPr>
          <w:sz w:val="22"/>
          <w:szCs w:val="22"/>
        </w:rPr>
        <w:t xml:space="preserve">, </w:t>
      </w:r>
      <w:proofErr w:type="spellStart"/>
      <w:r w:rsidRPr="689C0F3E">
        <w:rPr>
          <w:sz w:val="22"/>
          <w:szCs w:val="22"/>
        </w:rPr>
        <w:t>bertujuan</w:t>
      </w:r>
      <w:proofErr w:type="spellEnd"/>
      <w:r w:rsidRPr="689C0F3E">
        <w:rPr>
          <w:sz w:val="22"/>
          <w:szCs w:val="22"/>
        </w:rPr>
        <w:t xml:space="preserve"> </w:t>
      </w:r>
      <w:proofErr w:type="spellStart"/>
      <w:r w:rsidRPr="689C0F3E">
        <w:rPr>
          <w:sz w:val="22"/>
          <w:szCs w:val="22"/>
        </w:rPr>
        <w:t>untuk</w:t>
      </w:r>
      <w:proofErr w:type="spellEnd"/>
      <w:r w:rsidRPr="689C0F3E">
        <w:rPr>
          <w:sz w:val="22"/>
          <w:szCs w:val="22"/>
        </w:rPr>
        <w:t xml:space="preserve"> </w:t>
      </w:r>
      <w:proofErr w:type="spellStart"/>
      <w:r w:rsidRPr="689C0F3E">
        <w:rPr>
          <w:sz w:val="22"/>
          <w:szCs w:val="22"/>
        </w:rPr>
        <w:t>menandai</w:t>
      </w:r>
      <w:proofErr w:type="spellEnd"/>
      <w:r w:rsidRPr="689C0F3E">
        <w:rPr>
          <w:sz w:val="22"/>
          <w:szCs w:val="22"/>
        </w:rPr>
        <w:t xml:space="preserve"> area yang </w:t>
      </w:r>
      <w:proofErr w:type="spellStart"/>
      <w:r w:rsidRPr="689C0F3E">
        <w:rPr>
          <w:sz w:val="22"/>
          <w:szCs w:val="22"/>
        </w:rPr>
        <w:t>terkait</w:t>
      </w:r>
      <w:proofErr w:type="spellEnd"/>
      <w:r w:rsidRPr="689C0F3E">
        <w:rPr>
          <w:sz w:val="22"/>
          <w:szCs w:val="22"/>
        </w:rPr>
        <w:t xml:space="preserve"> </w:t>
      </w:r>
      <w:proofErr w:type="spellStart"/>
      <w:r w:rsidRPr="689C0F3E">
        <w:rPr>
          <w:sz w:val="22"/>
          <w:szCs w:val="22"/>
        </w:rPr>
        <w:t>dengan</w:t>
      </w:r>
      <w:proofErr w:type="spellEnd"/>
      <w:r w:rsidRPr="689C0F3E">
        <w:rPr>
          <w:sz w:val="22"/>
          <w:szCs w:val="22"/>
        </w:rPr>
        <w:t xml:space="preserve"> </w:t>
      </w:r>
      <w:proofErr w:type="spellStart"/>
      <w:r w:rsidRPr="689C0F3E">
        <w:rPr>
          <w:sz w:val="22"/>
          <w:szCs w:val="22"/>
        </w:rPr>
        <w:t>setiap</w:t>
      </w:r>
      <w:proofErr w:type="spellEnd"/>
      <w:r w:rsidRPr="689C0F3E">
        <w:rPr>
          <w:sz w:val="22"/>
          <w:szCs w:val="22"/>
        </w:rPr>
        <w:t xml:space="preserve"> </w:t>
      </w:r>
      <w:proofErr w:type="spellStart"/>
      <w:r w:rsidRPr="689C0F3E">
        <w:rPr>
          <w:sz w:val="22"/>
          <w:szCs w:val="22"/>
        </w:rPr>
        <w:t>objek</w:t>
      </w:r>
      <w:proofErr w:type="spellEnd"/>
      <w:r w:rsidRPr="689C0F3E">
        <w:rPr>
          <w:sz w:val="22"/>
          <w:szCs w:val="22"/>
        </w:rPr>
        <w:t xml:space="preserve">. Langkah </w:t>
      </w:r>
      <w:proofErr w:type="spellStart"/>
      <w:r w:rsidRPr="689C0F3E">
        <w:rPr>
          <w:sz w:val="22"/>
          <w:szCs w:val="22"/>
        </w:rPr>
        <w:t>terakhir</w:t>
      </w:r>
      <w:proofErr w:type="spellEnd"/>
      <w:r w:rsidRPr="689C0F3E">
        <w:rPr>
          <w:sz w:val="22"/>
          <w:szCs w:val="22"/>
        </w:rPr>
        <w:t xml:space="preserve"> </w:t>
      </w:r>
      <w:proofErr w:type="spellStart"/>
      <w:r w:rsidRPr="689C0F3E">
        <w:rPr>
          <w:sz w:val="22"/>
          <w:szCs w:val="22"/>
        </w:rPr>
        <w:t>melibatkan</w:t>
      </w:r>
      <w:proofErr w:type="spellEnd"/>
      <w:r w:rsidRPr="689C0F3E">
        <w:rPr>
          <w:sz w:val="22"/>
          <w:szCs w:val="22"/>
        </w:rPr>
        <w:t xml:space="preserve"> proses </w:t>
      </w:r>
      <w:proofErr w:type="spellStart"/>
      <w:r w:rsidRPr="689C0F3E">
        <w:rPr>
          <w:sz w:val="22"/>
          <w:szCs w:val="22"/>
        </w:rPr>
        <w:t>segmentasi</w:t>
      </w:r>
      <w:proofErr w:type="spellEnd"/>
      <w:r w:rsidRPr="689C0F3E">
        <w:rPr>
          <w:sz w:val="22"/>
          <w:szCs w:val="22"/>
        </w:rPr>
        <w:t xml:space="preserve"> </w:t>
      </w:r>
      <w:proofErr w:type="spellStart"/>
      <w:r w:rsidRPr="689C0F3E">
        <w:rPr>
          <w:sz w:val="22"/>
          <w:szCs w:val="22"/>
        </w:rPr>
        <w:t>menggunakan</w:t>
      </w:r>
      <w:proofErr w:type="spellEnd"/>
      <w:r w:rsidRPr="689C0F3E">
        <w:rPr>
          <w:sz w:val="22"/>
          <w:szCs w:val="22"/>
        </w:rPr>
        <w:t xml:space="preserve"> </w:t>
      </w:r>
      <w:proofErr w:type="spellStart"/>
      <w:r w:rsidRPr="689C0F3E">
        <w:rPr>
          <w:sz w:val="22"/>
          <w:szCs w:val="22"/>
        </w:rPr>
        <w:t>algoritma</w:t>
      </w:r>
      <w:proofErr w:type="spellEnd"/>
      <w:r w:rsidRPr="689C0F3E">
        <w:rPr>
          <w:sz w:val="22"/>
          <w:szCs w:val="22"/>
        </w:rPr>
        <w:t xml:space="preserve"> watershed.</w:t>
      </w:r>
    </w:p>
    <w:p w14:paraId="5AAE680F" w14:textId="237F57CB" w:rsidR="0050478C" w:rsidRDefault="00EE2DA3" w:rsidP="79F9980B">
      <w:pPr>
        <w:pStyle w:val="Heading2"/>
        <w:jc w:val="both"/>
      </w:pPr>
      <w:proofErr w:type="spellStart"/>
      <w:r>
        <w:t>Metrik</w:t>
      </w:r>
      <w:proofErr w:type="spellEnd"/>
      <w:r>
        <w:t xml:space="preserve"> </w:t>
      </w:r>
      <w:proofErr w:type="spellStart"/>
      <w:r>
        <w:t>Evaluasi</w:t>
      </w:r>
      <w:proofErr w:type="spellEnd"/>
    </w:p>
    <w:p w14:paraId="6086B921" w14:textId="168B91C0" w:rsidR="007A253B" w:rsidRPr="00570A50" w:rsidRDefault="007A253B" w:rsidP="00570A50">
      <w:pPr>
        <w:ind w:firstLine="404"/>
        <w:rPr>
          <w:sz w:val="22"/>
          <w:szCs w:val="22"/>
        </w:rPr>
      </w:pPr>
      <w:r w:rsidRPr="00570A50">
        <w:rPr>
          <w:sz w:val="22"/>
          <w:szCs w:val="22"/>
        </w:rPr>
        <w:t xml:space="preserve">Hasil </w:t>
      </w:r>
      <w:proofErr w:type="spellStart"/>
      <w:r w:rsidRPr="00570A50">
        <w:rPr>
          <w:sz w:val="22"/>
          <w:szCs w:val="22"/>
        </w:rPr>
        <w:t>dari</w:t>
      </w:r>
      <w:proofErr w:type="spellEnd"/>
      <w:r w:rsidRPr="00570A50">
        <w:rPr>
          <w:sz w:val="22"/>
          <w:szCs w:val="22"/>
        </w:rPr>
        <w:t xml:space="preserve"> proses </w:t>
      </w:r>
      <w:proofErr w:type="spellStart"/>
      <w:r w:rsidRPr="00570A50">
        <w:rPr>
          <w:sz w:val="22"/>
          <w:szCs w:val="22"/>
        </w:rPr>
        <w:t>segmentasi</w:t>
      </w:r>
      <w:proofErr w:type="spellEnd"/>
      <w:r w:rsidRPr="00570A50">
        <w:rPr>
          <w:sz w:val="22"/>
          <w:szCs w:val="22"/>
        </w:rPr>
        <w:t xml:space="preserve"> </w:t>
      </w:r>
      <w:proofErr w:type="spellStart"/>
      <w:r w:rsidRPr="00570A50">
        <w:rPr>
          <w:sz w:val="22"/>
          <w:szCs w:val="22"/>
        </w:rPr>
        <w:t>akan</w:t>
      </w:r>
      <w:proofErr w:type="spellEnd"/>
      <w:r w:rsidRPr="00570A50">
        <w:rPr>
          <w:sz w:val="22"/>
          <w:szCs w:val="22"/>
        </w:rPr>
        <w:t xml:space="preserve"> </w:t>
      </w:r>
      <w:proofErr w:type="spellStart"/>
      <w:r w:rsidRPr="00570A50">
        <w:rPr>
          <w:sz w:val="22"/>
          <w:szCs w:val="22"/>
        </w:rPr>
        <w:t>dievaluasi</w:t>
      </w:r>
      <w:proofErr w:type="spellEnd"/>
      <w:r w:rsidRPr="00570A50">
        <w:rPr>
          <w:sz w:val="22"/>
          <w:szCs w:val="22"/>
        </w:rPr>
        <w:t xml:space="preserve"> </w:t>
      </w:r>
      <w:proofErr w:type="spellStart"/>
      <w:r w:rsidRPr="00570A50">
        <w:rPr>
          <w:sz w:val="22"/>
          <w:szCs w:val="22"/>
        </w:rPr>
        <w:t>menggunakan</w:t>
      </w:r>
      <w:proofErr w:type="spellEnd"/>
      <w:r w:rsidRPr="00570A50">
        <w:rPr>
          <w:sz w:val="22"/>
          <w:szCs w:val="22"/>
        </w:rPr>
        <w:t xml:space="preserve"> </w:t>
      </w:r>
      <w:r w:rsidR="00570A50" w:rsidRPr="00570A50">
        <w:rPr>
          <w:i/>
          <w:iCs/>
          <w:sz w:val="22"/>
          <w:szCs w:val="22"/>
        </w:rPr>
        <w:t xml:space="preserve">Intersection Over Union </w:t>
      </w:r>
      <w:r w:rsidR="00570A50" w:rsidRPr="00570A50">
        <w:rPr>
          <w:sz w:val="22"/>
          <w:szCs w:val="22"/>
        </w:rPr>
        <w:t>(</w:t>
      </w:r>
      <w:proofErr w:type="spellStart"/>
      <w:r w:rsidR="00570A50" w:rsidRPr="00570A50">
        <w:rPr>
          <w:sz w:val="22"/>
          <w:szCs w:val="22"/>
        </w:rPr>
        <w:t>IoU</w:t>
      </w:r>
      <w:proofErr w:type="spellEnd"/>
      <w:r w:rsidR="00570A50" w:rsidRPr="00570A50">
        <w:rPr>
          <w:sz w:val="22"/>
          <w:szCs w:val="22"/>
        </w:rPr>
        <w:t xml:space="preserve">). </w:t>
      </w:r>
      <w:proofErr w:type="spellStart"/>
      <w:r w:rsidR="00570A50" w:rsidRPr="00570A50">
        <w:rPr>
          <w:sz w:val="22"/>
          <w:szCs w:val="22"/>
        </w:rPr>
        <w:t>IoU</w:t>
      </w:r>
      <w:proofErr w:type="spellEnd"/>
      <w:r w:rsidR="00570A50" w:rsidRPr="00570A50">
        <w:rPr>
          <w:sz w:val="22"/>
          <w:szCs w:val="22"/>
        </w:rPr>
        <w:t xml:space="preserve"> </w:t>
      </w:r>
      <w:proofErr w:type="spellStart"/>
      <w:r w:rsidR="00570A50" w:rsidRPr="00570A50">
        <w:rPr>
          <w:sz w:val="22"/>
          <w:szCs w:val="22"/>
        </w:rPr>
        <w:t>atau</w:t>
      </w:r>
      <w:proofErr w:type="spellEnd"/>
      <w:r w:rsidR="00570A50" w:rsidRPr="00570A50">
        <w:rPr>
          <w:sz w:val="22"/>
          <w:szCs w:val="22"/>
        </w:rPr>
        <w:t xml:space="preserve"> </w:t>
      </w:r>
      <w:r w:rsidR="00570A50" w:rsidRPr="00570A50">
        <w:rPr>
          <w:i/>
          <w:iCs/>
          <w:sz w:val="22"/>
          <w:szCs w:val="22"/>
        </w:rPr>
        <w:t xml:space="preserve">Jaccard Index </w:t>
      </w:r>
      <w:proofErr w:type="spellStart"/>
      <w:r w:rsidR="00570A50" w:rsidRPr="00570A50">
        <w:rPr>
          <w:sz w:val="22"/>
          <w:szCs w:val="22"/>
        </w:rPr>
        <w:t>adalah</w:t>
      </w:r>
      <w:proofErr w:type="spellEnd"/>
      <w:r w:rsidR="00570A50" w:rsidRPr="00570A50">
        <w:rPr>
          <w:sz w:val="22"/>
          <w:szCs w:val="22"/>
        </w:rPr>
        <w:t xml:space="preserve"> </w:t>
      </w:r>
      <w:proofErr w:type="spellStart"/>
      <w:r w:rsidR="00570A50" w:rsidRPr="00570A50">
        <w:rPr>
          <w:sz w:val="22"/>
          <w:szCs w:val="22"/>
        </w:rPr>
        <w:t>cara</w:t>
      </w:r>
      <w:proofErr w:type="spellEnd"/>
      <w:r w:rsidR="00570A50" w:rsidRPr="00570A50">
        <w:rPr>
          <w:sz w:val="22"/>
          <w:szCs w:val="22"/>
        </w:rPr>
        <w:t xml:space="preserve"> </w:t>
      </w:r>
      <w:proofErr w:type="spellStart"/>
      <w:r w:rsidR="00570A50" w:rsidRPr="00570A50">
        <w:rPr>
          <w:sz w:val="22"/>
          <w:szCs w:val="22"/>
        </w:rPr>
        <w:t>untuk</w:t>
      </w:r>
      <w:proofErr w:type="spellEnd"/>
      <w:r w:rsidR="00570A50" w:rsidRPr="00570A50">
        <w:rPr>
          <w:sz w:val="22"/>
          <w:szCs w:val="22"/>
        </w:rPr>
        <w:t xml:space="preserve"> </w:t>
      </w:r>
      <w:proofErr w:type="spellStart"/>
      <w:r w:rsidR="00570A50" w:rsidRPr="00570A50">
        <w:rPr>
          <w:sz w:val="22"/>
          <w:szCs w:val="22"/>
        </w:rPr>
        <w:t>mengukur</w:t>
      </w:r>
      <w:proofErr w:type="spellEnd"/>
      <w:r w:rsidR="00570A50" w:rsidRPr="00570A50">
        <w:rPr>
          <w:sz w:val="22"/>
          <w:szCs w:val="22"/>
        </w:rPr>
        <w:t xml:space="preserve"> </w:t>
      </w:r>
      <w:proofErr w:type="spellStart"/>
      <w:r w:rsidR="00570A50" w:rsidRPr="00570A50">
        <w:rPr>
          <w:sz w:val="22"/>
          <w:szCs w:val="22"/>
        </w:rPr>
        <w:t>antara</w:t>
      </w:r>
      <w:proofErr w:type="spellEnd"/>
      <w:r w:rsidR="00570A50" w:rsidRPr="00570A50">
        <w:rPr>
          <w:sz w:val="22"/>
          <w:szCs w:val="22"/>
        </w:rPr>
        <w:t xml:space="preserve"> 2 </w:t>
      </w:r>
      <w:proofErr w:type="spellStart"/>
      <w:r w:rsidR="00570A50" w:rsidRPr="00570A50">
        <w:rPr>
          <w:sz w:val="22"/>
          <w:szCs w:val="22"/>
        </w:rPr>
        <w:t>elemen</w:t>
      </w:r>
      <w:proofErr w:type="spellEnd"/>
      <w:r w:rsidR="00570A50" w:rsidRPr="00570A50">
        <w:rPr>
          <w:sz w:val="22"/>
          <w:szCs w:val="22"/>
        </w:rPr>
        <w:t xml:space="preserve"> yang </w:t>
      </w:r>
      <w:proofErr w:type="spellStart"/>
      <w:r w:rsidR="00570A50" w:rsidRPr="00570A50">
        <w:rPr>
          <w:sz w:val="22"/>
          <w:szCs w:val="22"/>
        </w:rPr>
        <w:t>saling</w:t>
      </w:r>
      <w:proofErr w:type="spellEnd"/>
      <w:r w:rsidR="00570A50" w:rsidRPr="00570A50">
        <w:rPr>
          <w:sz w:val="22"/>
          <w:szCs w:val="22"/>
        </w:rPr>
        <w:t xml:space="preserve"> tumpeng </w:t>
      </w:r>
      <w:proofErr w:type="spellStart"/>
      <w:r w:rsidR="00570A50" w:rsidRPr="00570A50">
        <w:rPr>
          <w:sz w:val="22"/>
          <w:szCs w:val="22"/>
        </w:rPr>
        <w:t>tindih</w:t>
      </w:r>
      <w:proofErr w:type="spellEnd"/>
      <w:r w:rsidR="00570A50">
        <w:rPr>
          <w:sz w:val="22"/>
          <w:szCs w:val="22"/>
        </w:rPr>
        <w:t xml:space="preserve"> [17]</w:t>
      </w:r>
      <w:r w:rsidR="00570A50" w:rsidRPr="00570A50">
        <w:rPr>
          <w:sz w:val="22"/>
          <w:szCs w:val="22"/>
        </w:rPr>
        <w:t xml:space="preserve">. </w:t>
      </w:r>
      <w:proofErr w:type="spellStart"/>
      <w:r w:rsidR="00570A50" w:rsidRPr="00570A50">
        <w:rPr>
          <w:sz w:val="22"/>
          <w:szCs w:val="22"/>
        </w:rPr>
        <w:t>Rentang</w:t>
      </w:r>
      <w:proofErr w:type="spellEnd"/>
      <w:r w:rsidR="00570A50" w:rsidRPr="00570A50">
        <w:rPr>
          <w:sz w:val="22"/>
          <w:szCs w:val="22"/>
        </w:rPr>
        <w:t xml:space="preserve"> </w:t>
      </w:r>
      <w:proofErr w:type="spellStart"/>
      <w:r w:rsidR="00570A50" w:rsidRPr="00570A50">
        <w:rPr>
          <w:sz w:val="22"/>
          <w:szCs w:val="22"/>
        </w:rPr>
        <w:t>nilai</w:t>
      </w:r>
      <w:proofErr w:type="spellEnd"/>
      <w:r w:rsidR="00570A50" w:rsidRPr="00570A50">
        <w:rPr>
          <w:sz w:val="22"/>
          <w:szCs w:val="22"/>
        </w:rPr>
        <w:t xml:space="preserve"> </w:t>
      </w:r>
      <w:proofErr w:type="spellStart"/>
      <w:r w:rsidR="00570A50" w:rsidRPr="00570A50">
        <w:rPr>
          <w:sz w:val="22"/>
          <w:szCs w:val="22"/>
        </w:rPr>
        <w:t>IoU</w:t>
      </w:r>
      <w:proofErr w:type="spellEnd"/>
      <w:r w:rsidR="00570A50" w:rsidRPr="00570A50">
        <w:rPr>
          <w:sz w:val="22"/>
          <w:szCs w:val="22"/>
        </w:rPr>
        <w:t xml:space="preserve"> </w:t>
      </w:r>
      <w:proofErr w:type="spellStart"/>
      <w:r w:rsidR="00570A50" w:rsidRPr="00570A50">
        <w:rPr>
          <w:sz w:val="22"/>
          <w:szCs w:val="22"/>
        </w:rPr>
        <w:t>adalah</w:t>
      </w:r>
      <w:proofErr w:type="spellEnd"/>
      <w:r w:rsidR="00570A50" w:rsidRPr="00570A50">
        <w:rPr>
          <w:sz w:val="22"/>
          <w:szCs w:val="22"/>
        </w:rPr>
        <w:t xml:space="preserve"> [0,1] </w:t>
      </w:r>
      <w:proofErr w:type="spellStart"/>
      <w:r w:rsidR="00570A50" w:rsidRPr="00570A50">
        <w:rPr>
          <w:sz w:val="22"/>
          <w:szCs w:val="22"/>
        </w:rPr>
        <w:t>dengan</w:t>
      </w:r>
      <w:proofErr w:type="spellEnd"/>
      <w:r w:rsidR="00570A50" w:rsidRPr="00570A50">
        <w:rPr>
          <w:sz w:val="22"/>
          <w:szCs w:val="22"/>
        </w:rPr>
        <w:t xml:space="preserve"> 1 </w:t>
      </w:r>
      <w:proofErr w:type="spellStart"/>
      <w:r w:rsidR="00570A50" w:rsidRPr="00570A50">
        <w:rPr>
          <w:sz w:val="22"/>
          <w:szCs w:val="22"/>
        </w:rPr>
        <w:t>merupakan</w:t>
      </w:r>
      <w:proofErr w:type="spellEnd"/>
      <w:r w:rsidR="00570A50" w:rsidRPr="00570A50">
        <w:rPr>
          <w:sz w:val="22"/>
          <w:szCs w:val="22"/>
        </w:rPr>
        <w:t xml:space="preserve"> </w:t>
      </w:r>
      <w:proofErr w:type="spellStart"/>
      <w:r w:rsidR="00570A50" w:rsidRPr="00570A50">
        <w:rPr>
          <w:sz w:val="22"/>
          <w:szCs w:val="22"/>
        </w:rPr>
        <w:t>hasil</w:t>
      </w:r>
      <w:proofErr w:type="spellEnd"/>
      <w:r w:rsidR="00570A50" w:rsidRPr="00570A50">
        <w:rPr>
          <w:sz w:val="22"/>
          <w:szCs w:val="22"/>
        </w:rPr>
        <w:t xml:space="preserve"> </w:t>
      </w:r>
      <w:proofErr w:type="spellStart"/>
      <w:r w:rsidR="00570A50" w:rsidRPr="00570A50">
        <w:rPr>
          <w:sz w:val="22"/>
          <w:szCs w:val="22"/>
        </w:rPr>
        <w:t>dari</w:t>
      </w:r>
      <w:proofErr w:type="spellEnd"/>
      <w:r w:rsidR="00570A50" w:rsidRPr="00570A50">
        <w:rPr>
          <w:sz w:val="22"/>
          <w:szCs w:val="22"/>
        </w:rPr>
        <w:t xml:space="preserve"> 2 </w:t>
      </w:r>
      <w:proofErr w:type="spellStart"/>
      <w:r w:rsidR="00570A50" w:rsidRPr="00570A50">
        <w:rPr>
          <w:sz w:val="22"/>
          <w:szCs w:val="22"/>
        </w:rPr>
        <w:t>elemen</w:t>
      </w:r>
      <w:proofErr w:type="spellEnd"/>
      <w:r w:rsidR="00570A50" w:rsidRPr="00570A50">
        <w:rPr>
          <w:sz w:val="22"/>
          <w:szCs w:val="22"/>
        </w:rPr>
        <w:t xml:space="preserve"> yang </w:t>
      </w:r>
      <w:proofErr w:type="spellStart"/>
      <w:r w:rsidR="00570A50" w:rsidRPr="00570A50">
        <w:rPr>
          <w:sz w:val="22"/>
          <w:szCs w:val="22"/>
        </w:rPr>
        <w:t>saling</w:t>
      </w:r>
      <w:proofErr w:type="spellEnd"/>
      <w:r w:rsidR="00570A50" w:rsidRPr="00570A50">
        <w:rPr>
          <w:sz w:val="22"/>
          <w:szCs w:val="22"/>
        </w:rPr>
        <w:t xml:space="preserve"> </w:t>
      </w:r>
      <w:proofErr w:type="spellStart"/>
      <w:r w:rsidR="00570A50" w:rsidRPr="00570A50">
        <w:rPr>
          <w:sz w:val="22"/>
          <w:szCs w:val="22"/>
        </w:rPr>
        <w:t>bertumpukan</w:t>
      </w:r>
      <w:proofErr w:type="spellEnd"/>
      <w:r w:rsidR="00570A50" w:rsidRPr="00570A50">
        <w:rPr>
          <w:sz w:val="22"/>
          <w:szCs w:val="22"/>
        </w:rPr>
        <w:t xml:space="preserve">, </w:t>
      </w:r>
      <w:proofErr w:type="spellStart"/>
      <w:r w:rsidR="00570A50" w:rsidRPr="00570A50">
        <w:rPr>
          <w:sz w:val="22"/>
          <w:szCs w:val="22"/>
        </w:rPr>
        <w:t>sedangkan</w:t>
      </w:r>
      <w:proofErr w:type="spellEnd"/>
      <w:r w:rsidR="00570A50" w:rsidRPr="00570A50">
        <w:rPr>
          <w:sz w:val="22"/>
          <w:szCs w:val="22"/>
        </w:rPr>
        <w:t xml:space="preserve"> </w:t>
      </w:r>
      <w:proofErr w:type="spellStart"/>
      <w:r w:rsidR="00570A50" w:rsidRPr="00570A50">
        <w:rPr>
          <w:sz w:val="22"/>
          <w:szCs w:val="22"/>
        </w:rPr>
        <w:t>nilai</w:t>
      </w:r>
      <w:proofErr w:type="spellEnd"/>
      <w:r w:rsidR="00570A50" w:rsidRPr="00570A50">
        <w:rPr>
          <w:sz w:val="22"/>
          <w:szCs w:val="22"/>
        </w:rPr>
        <w:t xml:space="preserve"> 0 </w:t>
      </w:r>
      <w:proofErr w:type="spellStart"/>
      <w:r w:rsidR="00570A50" w:rsidRPr="00570A50">
        <w:rPr>
          <w:sz w:val="22"/>
          <w:szCs w:val="22"/>
        </w:rPr>
        <w:t>dapat</w:t>
      </w:r>
      <w:proofErr w:type="spellEnd"/>
      <w:r w:rsidR="00570A50" w:rsidRPr="00570A50">
        <w:rPr>
          <w:sz w:val="22"/>
          <w:szCs w:val="22"/>
        </w:rPr>
        <w:t xml:space="preserve"> </w:t>
      </w:r>
      <w:proofErr w:type="spellStart"/>
      <w:r w:rsidR="00570A50" w:rsidRPr="00570A50">
        <w:rPr>
          <w:sz w:val="22"/>
          <w:szCs w:val="22"/>
        </w:rPr>
        <w:t>diartikan</w:t>
      </w:r>
      <w:proofErr w:type="spellEnd"/>
      <w:r w:rsidR="00570A50" w:rsidRPr="00570A50">
        <w:rPr>
          <w:sz w:val="22"/>
          <w:szCs w:val="22"/>
        </w:rPr>
        <w:t xml:space="preserve"> </w:t>
      </w:r>
      <w:proofErr w:type="spellStart"/>
      <w:r w:rsidR="00570A50" w:rsidRPr="00570A50">
        <w:rPr>
          <w:sz w:val="22"/>
          <w:szCs w:val="22"/>
        </w:rPr>
        <w:t>kedua</w:t>
      </w:r>
      <w:proofErr w:type="spellEnd"/>
      <w:r w:rsidR="00570A50" w:rsidRPr="00570A50">
        <w:rPr>
          <w:sz w:val="22"/>
          <w:szCs w:val="22"/>
        </w:rPr>
        <w:t xml:space="preserve"> </w:t>
      </w:r>
      <w:proofErr w:type="spellStart"/>
      <w:r w:rsidR="00570A50" w:rsidRPr="00570A50">
        <w:rPr>
          <w:sz w:val="22"/>
          <w:szCs w:val="22"/>
        </w:rPr>
        <w:t>elemen</w:t>
      </w:r>
      <w:proofErr w:type="spellEnd"/>
      <w:r w:rsidR="00570A50" w:rsidRPr="00570A50">
        <w:rPr>
          <w:sz w:val="22"/>
          <w:szCs w:val="22"/>
        </w:rPr>
        <w:t xml:space="preserve"> </w:t>
      </w:r>
      <w:proofErr w:type="spellStart"/>
      <w:r w:rsidR="00570A50" w:rsidRPr="00570A50">
        <w:rPr>
          <w:sz w:val="22"/>
          <w:szCs w:val="22"/>
        </w:rPr>
        <w:t>tidak</w:t>
      </w:r>
      <w:proofErr w:type="spellEnd"/>
      <w:r w:rsidR="00570A50" w:rsidRPr="00570A50">
        <w:rPr>
          <w:sz w:val="22"/>
          <w:szCs w:val="22"/>
        </w:rPr>
        <w:t xml:space="preserve"> </w:t>
      </w:r>
      <w:proofErr w:type="spellStart"/>
      <w:r w:rsidR="00570A50" w:rsidRPr="00570A50">
        <w:rPr>
          <w:sz w:val="22"/>
          <w:szCs w:val="22"/>
        </w:rPr>
        <w:t>saling</w:t>
      </w:r>
      <w:proofErr w:type="spellEnd"/>
      <w:r w:rsidR="00570A50" w:rsidRPr="00570A50">
        <w:rPr>
          <w:sz w:val="22"/>
          <w:szCs w:val="22"/>
        </w:rPr>
        <w:t xml:space="preserve"> </w:t>
      </w:r>
      <w:proofErr w:type="spellStart"/>
      <w:r w:rsidR="00570A50" w:rsidRPr="00570A50">
        <w:rPr>
          <w:sz w:val="22"/>
          <w:szCs w:val="22"/>
        </w:rPr>
        <w:t>berhibungan</w:t>
      </w:r>
      <w:proofErr w:type="spellEnd"/>
      <w:r w:rsidR="00570A50" w:rsidRPr="00570A50">
        <w:rPr>
          <w:sz w:val="22"/>
          <w:szCs w:val="22"/>
        </w:rPr>
        <w:t xml:space="preserve">. </w:t>
      </w:r>
      <w:proofErr w:type="spellStart"/>
      <w:r w:rsidR="00570A50" w:rsidRPr="00570A50">
        <w:rPr>
          <w:sz w:val="22"/>
          <w:szCs w:val="22"/>
        </w:rPr>
        <w:t>IoU</w:t>
      </w:r>
      <w:proofErr w:type="spellEnd"/>
      <w:r w:rsidR="00570A50" w:rsidRPr="00570A50">
        <w:rPr>
          <w:sz w:val="22"/>
          <w:szCs w:val="22"/>
        </w:rPr>
        <w:t xml:space="preserve"> </w:t>
      </w:r>
      <w:proofErr w:type="spellStart"/>
      <w:r w:rsidR="00570A50" w:rsidRPr="00570A50">
        <w:rPr>
          <w:sz w:val="22"/>
          <w:szCs w:val="22"/>
        </w:rPr>
        <w:t>akan</w:t>
      </w:r>
      <w:proofErr w:type="spellEnd"/>
      <w:r w:rsidR="00570A50" w:rsidRPr="00570A50">
        <w:rPr>
          <w:sz w:val="22"/>
          <w:szCs w:val="22"/>
        </w:rPr>
        <w:t xml:space="preserve"> </w:t>
      </w:r>
      <w:proofErr w:type="spellStart"/>
      <w:r w:rsidR="00570A50" w:rsidRPr="00570A50">
        <w:rPr>
          <w:sz w:val="22"/>
          <w:szCs w:val="22"/>
        </w:rPr>
        <w:t>diukur</w:t>
      </w:r>
      <w:proofErr w:type="spellEnd"/>
      <w:r w:rsidR="00570A50" w:rsidRPr="00570A50">
        <w:rPr>
          <w:sz w:val="22"/>
          <w:szCs w:val="22"/>
        </w:rPr>
        <w:t xml:space="preserve"> </w:t>
      </w:r>
      <w:proofErr w:type="spellStart"/>
      <w:r w:rsidR="00570A50" w:rsidRPr="00570A50">
        <w:rPr>
          <w:sz w:val="22"/>
          <w:szCs w:val="22"/>
        </w:rPr>
        <w:t>dengan</w:t>
      </w:r>
      <w:proofErr w:type="spellEnd"/>
      <w:r w:rsidR="00570A50" w:rsidRPr="00570A50">
        <w:rPr>
          <w:sz w:val="22"/>
          <w:szCs w:val="22"/>
        </w:rPr>
        <w:t xml:space="preserve"> </w:t>
      </w:r>
      <w:proofErr w:type="spellStart"/>
      <w:r w:rsidR="00570A50" w:rsidRPr="00570A50">
        <w:rPr>
          <w:sz w:val="22"/>
          <w:szCs w:val="22"/>
        </w:rPr>
        <w:t>membagi</w:t>
      </w:r>
      <w:proofErr w:type="spellEnd"/>
      <w:r w:rsidR="00570A50" w:rsidRPr="00570A50">
        <w:rPr>
          <w:sz w:val="22"/>
          <w:szCs w:val="22"/>
        </w:rPr>
        <w:t xml:space="preserve"> area yang tumpeng </w:t>
      </w:r>
      <w:proofErr w:type="spellStart"/>
      <w:r w:rsidR="00570A50" w:rsidRPr="00570A50">
        <w:rPr>
          <w:sz w:val="22"/>
          <w:szCs w:val="22"/>
        </w:rPr>
        <w:t>tindi</w:t>
      </w:r>
      <w:proofErr w:type="spellEnd"/>
      <w:r w:rsidR="00570A50" w:rsidRPr="00570A50">
        <w:rPr>
          <w:sz w:val="22"/>
          <w:szCs w:val="22"/>
        </w:rPr>
        <w:t xml:space="preserve"> </w:t>
      </w:r>
      <w:proofErr w:type="spellStart"/>
      <w:r w:rsidR="00570A50" w:rsidRPr="00570A50">
        <w:rPr>
          <w:sz w:val="22"/>
          <w:szCs w:val="22"/>
        </w:rPr>
        <w:t>dengan</w:t>
      </w:r>
      <w:proofErr w:type="spellEnd"/>
      <w:r w:rsidR="00570A50" w:rsidRPr="00570A50">
        <w:rPr>
          <w:sz w:val="22"/>
          <w:szCs w:val="22"/>
        </w:rPr>
        <w:t xml:space="preserve"> </w:t>
      </w:r>
      <w:proofErr w:type="spellStart"/>
      <w:r w:rsidR="00570A50" w:rsidRPr="00570A50">
        <w:rPr>
          <w:sz w:val="22"/>
          <w:szCs w:val="22"/>
        </w:rPr>
        <w:t>keseluruhan</w:t>
      </w:r>
      <w:proofErr w:type="spellEnd"/>
      <w:r w:rsidR="00570A50" w:rsidRPr="00570A50">
        <w:rPr>
          <w:sz w:val="22"/>
          <w:szCs w:val="22"/>
        </w:rPr>
        <w:t xml:space="preserve"> area yang </w:t>
      </w:r>
      <w:proofErr w:type="spellStart"/>
      <w:r w:rsidR="00570A50" w:rsidRPr="00570A50">
        <w:rPr>
          <w:sz w:val="22"/>
          <w:szCs w:val="22"/>
        </w:rPr>
        <w:t>menyatu</w:t>
      </w:r>
      <w:proofErr w:type="spellEnd"/>
      <w:r w:rsidR="00570A50" w:rsidRPr="00570A50">
        <w:rPr>
          <w:sz w:val="22"/>
          <w:szCs w:val="22"/>
        </w:rPr>
        <w:t xml:space="preserve">. Gambaran </w:t>
      </w:r>
      <w:proofErr w:type="spellStart"/>
      <w:r w:rsidR="00570A50" w:rsidRPr="00570A50">
        <w:rPr>
          <w:sz w:val="22"/>
          <w:szCs w:val="22"/>
        </w:rPr>
        <w:t>mengenai</w:t>
      </w:r>
      <w:proofErr w:type="spellEnd"/>
      <w:r w:rsidR="00570A50" w:rsidRPr="00570A50">
        <w:rPr>
          <w:sz w:val="22"/>
          <w:szCs w:val="22"/>
        </w:rPr>
        <w:t xml:space="preserve"> </w:t>
      </w:r>
      <w:proofErr w:type="spellStart"/>
      <w:r w:rsidR="00570A50" w:rsidRPr="00570A50">
        <w:rPr>
          <w:sz w:val="22"/>
          <w:szCs w:val="22"/>
        </w:rPr>
        <w:t>perhitungan</w:t>
      </w:r>
      <w:proofErr w:type="spellEnd"/>
      <w:r w:rsidR="00570A50" w:rsidRPr="00570A50">
        <w:rPr>
          <w:sz w:val="22"/>
          <w:szCs w:val="22"/>
        </w:rPr>
        <w:t xml:space="preserve"> </w:t>
      </w:r>
      <w:proofErr w:type="spellStart"/>
      <w:r w:rsidR="00570A50" w:rsidRPr="00570A50">
        <w:rPr>
          <w:sz w:val="22"/>
          <w:szCs w:val="22"/>
        </w:rPr>
        <w:t>IoU</w:t>
      </w:r>
      <w:proofErr w:type="spellEnd"/>
      <w:r w:rsidR="00570A50" w:rsidRPr="00570A50">
        <w:rPr>
          <w:sz w:val="22"/>
          <w:szCs w:val="22"/>
        </w:rPr>
        <w:t xml:space="preserve"> </w:t>
      </w:r>
      <w:proofErr w:type="spellStart"/>
      <w:r w:rsidR="00570A50" w:rsidRPr="00570A50">
        <w:rPr>
          <w:sz w:val="22"/>
          <w:szCs w:val="22"/>
        </w:rPr>
        <w:t>dapat</w:t>
      </w:r>
      <w:proofErr w:type="spellEnd"/>
      <w:r w:rsidR="00570A50" w:rsidRPr="00570A50">
        <w:rPr>
          <w:sz w:val="22"/>
          <w:szCs w:val="22"/>
        </w:rPr>
        <w:t xml:space="preserve"> </w:t>
      </w:r>
      <w:proofErr w:type="spellStart"/>
      <w:r w:rsidR="00570A50" w:rsidRPr="00570A50">
        <w:rPr>
          <w:sz w:val="22"/>
          <w:szCs w:val="22"/>
        </w:rPr>
        <w:t>dilihat</w:t>
      </w:r>
      <w:proofErr w:type="spellEnd"/>
      <w:r w:rsidR="00570A50" w:rsidRPr="00570A50">
        <w:rPr>
          <w:sz w:val="22"/>
          <w:szCs w:val="22"/>
        </w:rPr>
        <w:t xml:space="preserve"> pada Gambar 6.</w:t>
      </w:r>
    </w:p>
    <w:p w14:paraId="50DA7607" w14:textId="77777777" w:rsidR="00570A50" w:rsidRDefault="00570A50" w:rsidP="00570A50">
      <w:pPr>
        <w:keepNext/>
        <w:ind w:firstLine="404"/>
        <w:jc w:val="center"/>
      </w:pPr>
      <w:r w:rsidRPr="00513FAC">
        <w:rPr>
          <w:noProof/>
          <w:lang w:val="id-ID"/>
        </w:rPr>
        <w:drawing>
          <wp:inline distT="0" distB="0" distL="0" distR="0" wp14:anchorId="256873DF" wp14:editId="3331F526">
            <wp:extent cx="2976114" cy="2324203"/>
            <wp:effectExtent l="0" t="0" r="0" b="0"/>
            <wp:docPr id="14" name="Picture 1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6343" cy="2332191"/>
                    </a:xfrm>
                    <a:prstGeom prst="rect">
                      <a:avLst/>
                    </a:prstGeom>
                    <a:noFill/>
                    <a:ln>
                      <a:noFill/>
                    </a:ln>
                  </pic:spPr>
                </pic:pic>
              </a:graphicData>
            </a:graphic>
          </wp:inline>
        </w:drawing>
      </w:r>
    </w:p>
    <w:p w14:paraId="464D3734" w14:textId="734D6058" w:rsidR="00570A50" w:rsidRPr="00570A50" w:rsidRDefault="00570A50" w:rsidP="00570A50">
      <w:pPr>
        <w:pStyle w:val="Caption"/>
        <w:jc w:val="center"/>
        <w:rPr>
          <w:rFonts w:ascii="Times New Roman" w:hAnsi="Times New Roman" w:cs="Times New Roman"/>
          <w:i w:val="0"/>
          <w:iCs w:val="0"/>
          <w:color w:val="auto"/>
          <w:sz w:val="22"/>
          <w:szCs w:val="22"/>
          <w:lang w:val="en-US"/>
        </w:rPr>
      </w:pPr>
      <w:r w:rsidRPr="00570A50">
        <w:rPr>
          <w:rFonts w:ascii="Times New Roman" w:hAnsi="Times New Roman" w:cs="Times New Roman"/>
          <w:i w:val="0"/>
          <w:iCs w:val="0"/>
          <w:color w:val="auto"/>
          <w:sz w:val="22"/>
          <w:szCs w:val="22"/>
        </w:rPr>
        <w:t xml:space="preserve">Gambar </w:t>
      </w:r>
      <w:r w:rsidRPr="00570A50">
        <w:rPr>
          <w:rFonts w:ascii="Times New Roman" w:hAnsi="Times New Roman" w:cs="Times New Roman"/>
          <w:i w:val="0"/>
          <w:iCs w:val="0"/>
          <w:color w:val="auto"/>
          <w:sz w:val="22"/>
          <w:szCs w:val="22"/>
        </w:rPr>
        <w:fldChar w:fldCharType="begin"/>
      </w:r>
      <w:r w:rsidRPr="00570A50">
        <w:rPr>
          <w:rFonts w:ascii="Times New Roman" w:hAnsi="Times New Roman" w:cs="Times New Roman"/>
          <w:i w:val="0"/>
          <w:iCs w:val="0"/>
          <w:color w:val="auto"/>
          <w:sz w:val="22"/>
          <w:szCs w:val="22"/>
        </w:rPr>
        <w:instrText xml:space="preserve"> SEQ Gambar \* ARABIC </w:instrText>
      </w:r>
      <w:r w:rsidRPr="00570A50">
        <w:rPr>
          <w:rFonts w:ascii="Times New Roman" w:hAnsi="Times New Roman" w:cs="Times New Roman"/>
          <w:i w:val="0"/>
          <w:iCs w:val="0"/>
          <w:color w:val="auto"/>
          <w:sz w:val="22"/>
          <w:szCs w:val="22"/>
        </w:rPr>
        <w:fldChar w:fldCharType="separate"/>
      </w:r>
      <w:r w:rsidR="004F5936">
        <w:rPr>
          <w:rFonts w:ascii="Times New Roman" w:hAnsi="Times New Roman" w:cs="Times New Roman"/>
          <w:i w:val="0"/>
          <w:iCs w:val="0"/>
          <w:noProof/>
          <w:color w:val="auto"/>
          <w:sz w:val="22"/>
          <w:szCs w:val="22"/>
        </w:rPr>
        <w:t>6</w:t>
      </w:r>
      <w:r w:rsidRPr="00570A50">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Perhitungan</w:t>
      </w:r>
      <w:proofErr w:type="spellEnd"/>
      <w:r>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IoU</w:t>
      </w:r>
      <w:proofErr w:type="spellEnd"/>
      <w:r>
        <w:rPr>
          <w:rFonts w:ascii="Times New Roman" w:hAnsi="Times New Roman" w:cs="Times New Roman"/>
          <w:i w:val="0"/>
          <w:iCs w:val="0"/>
          <w:color w:val="auto"/>
          <w:sz w:val="22"/>
          <w:szCs w:val="22"/>
          <w:lang w:val="en-US"/>
        </w:rPr>
        <w:t xml:space="preserve"> </w:t>
      </w:r>
    </w:p>
    <w:p w14:paraId="20DD1D60" w14:textId="2FCA8E9D" w:rsidR="00E97B99" w:rsidRDefault="00570A50" w:rsidP="008D438D">
      <w:pPr>
        <w:pStyle w:val="Heading1"/>
      </w:pPr>
      <w:r>
        <w:t>Hasil dan</w:t>
      </w:r>
      <w:r w:rsidR="00672099">
        <w:t xml:space="preserve"> </w:t>
      </w:r>
      <w:proofErr w:type="spellStart"/>
      <w:r w:rsidR="00672099">
        <w:t>pembahasan</w:t>
      </w:r>
      <w:proofErr w:type="spellEnd"/>
    </w:p>
    <w:p w14:paraId="0C96266A" w14:textId="67E92795" w:rsidR="003047BD" w:rsidRDefault="0000761E" w:rsidP="0000761E">
      <w:pPr>
        <w:pStyle w:val="Text"/>
        <w:spacing w:line="240" w:lineRule="auto"/>
        <w:ind w:firstLine="284"/>
      </w:pPr>
      <w:proofErr w:type="spellStart"/>
      <w:r>
        <w:t>Implementasi</w:t>
      </w:r>
      <w:proofErr w:type="spellEnd"/>
      <w:r>
        <w:t xml:space="preserve"> </w:t>
      </w:r>
      <w:proofErr w:type="spellStart"/>
      <w:r>
        <w:t>segmentasi</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r w:rsidR="00E56B75">
        <w:t>16</w:t>
      </w:r>
      <w:r>
        <w:t xml:space="preserve"> dataset yang </w:t>
      </w:r>
      <w:proofErr w:type="spellStart"/>
      <w:r>
        <w:t>terdapat</w:t>
      </w:r>
      <w:proofErr w:type="spellEnd"/>
      <w:r>
        <w:t xml:space="preserve"> pada Ubaya-IFDS3000. </w:t>
      </w:r>
      <w:proofErr w:type="spellStart"/>
      <w:r>
        <w:t>Jenis</w:t>
      </w:r>
      <w:proofErr w:type="spellEnd"/>
      <w:r>
        <w:t xml:space="preserve"> </w:t>
      </w:r>
      <w:proofErr w:type="spellStart"/>
      <w:r>
        <w:t>buah</w:t>
      </w:r>
      <w:proofErr w:type="spellEnd"/>
      <w:r>
        <w:t xml:space="preserve"> yang </w:t>
      </w:r>
      <w:proofErr w:type="spellStart"/>
      <w:r>
        <w:t>digunakan</w:t>
      </w:r>
      <w:proofErr w:type="spellEnd"/>
      <w:r>
        <w:t xml:space="preserve"> </w:t>
      </w:r>
      <w:proofErr w:type="spellStart"/>
      <w:r>
        <w:t>ber</w:t>
      </w:r>
      <w:r w:rsidR="00396FEF">
        <w:t>agam</w:t>
      </w:r>
      <w:proofErr w:type="spellEnd"/>
      <w:r w:rsidR="00396FEF">
        <w:t xml:space="preserve"> </w:t>
      </w:r>
      <w:proofErr w:type="spellStart"/>
      <w:r w:rsidR="00396FEF">
        <w:t>mulai</w:t>
      </w:r>
      <w:proofErr w:type="spellEnd"/>
      <w:r w:rsidR="00396FEF">
        <w:t xml:space="preserve"> </w:t>
      </w:r>
      <w:proofErr w:type="spellStart"/>
      <w:r w:rsidR="00396FEF">
        <w:t>dari</w:t>
      </w:r>
      <w:proofErr w:type="spellEnd"/>
      <w:r w:rsidR="00396FEF">
        <w:t xml:space="preserve"> </w:t>
      </w:r>
      <w:proofErr w:type="spellStart"/>
      <w:r w:rsidR="00396FEF">
        <w:t>kedondong</w:t>
      </w:r>
      <w:proofErr w:type="spellEnd"/>
      <w:r w:rsidR="00396FEF">
        <w:t xml:space="preserve">, </w:t>
      </w:r>
      <w:proofErr w:type="spellStart"/>
      <w:r w:rsidR="00396FEF">
        <w:t>sawo</w:t>
      </w:r>
      <w:proofErr w:type="spellEnd"/>
      <w:r w:rsidR="00396FEF">
        <w:t xml:space="preserve">, </w:t>
      </w:r>
      <w:proofErr w:type="spellStart"/>
      <w:r w:rsidR="00396FEF">
        <w:t>belimbing</w:t>
      </w:r>
      <w:proofErr w:type="spellEnd"/>
      <w:r w:rsidR="00396FEF">
        <w:t xml:space="preserve">, </w:t>
      </w:r>
      <w:proofErr w:type="spellStart"/>
      <w:r w:rsidR="00396FEF">
        <w:t>alpokat</w:t>
      </w:r>
      <w:proofErr w:type="spellEnd"/>
      <w:r w:rsidR="00396FEF">
        <w:t xml:space="preserve">, </w:t>
      </w:r>
      <w:proofErr w:type="spellStart"/>
      <w:r w:rsidR="00396FEF">
        <w:t>salak</w:t>
      </w:r>
      <w:proofErr w:type="spellEnd"/>
      <w:r w:rsidR="00396FEF">
        <w:t xml:space="preserve">, </w:t>
      </w:r>
      <w:proofErr w:type="spellStart"/>
      <w:r w:rsidR="00396FEF">
        <w:t>sawo</w:t>
      </w:r>
      <w:proofErr w:type="spellEnd"/>
      <w:r w:rsidR="00396FEF">
        <w:t xml:space="preserve">, </w:t>
      </w:r>
      <w:proofErr w:type="spellStart"/>
      <w:r w:rsidR="00396FEF">
        <w:t>jeruk</w:t>
      </w:r>
      <w:proofErr w:type="spellEnd"/>
      <w:r w:rsidR="00396FEF">
        <w:t xml:space="preserve"> </w:t>
      </w:r>
      <w:proofErr w:type="spellStart"/>
      <w:r w:rsidR="00396FEF">
        <w:t>nipis</w:t>
      </w:r>
      <w:proofErr w:type="spellEnd"/>
      <w:r w:rsidR="00396FEF">
        <w:t xml:space="preserve">, dan </w:t>
      </w:r>
      <w:proofErr w:type="spellStart"/>
      <w:r w:rsidR="00396FEF">
        <w:t>sirsat</w:t>
      </w:r>
      <w:proofErr w:type="spellEnd"/>
      <w:r w:rsidR="00396FEF">
        <w:t>.</w:t>
      </w:r>
      <w:r w:rsidR="007A27B1">
        <w:t xml:space="preserve"> </w:t>
      </w:r>
      <w:r w:rsidR="007A27B1">
        <w:rPr>
          <w:i/>
          <w:iCs/>
        </w:rPr>
        <w:t>Background</w:t>
      </w:r>
      <w:r w:rsidR="007A27B1">
        <w:t xml:space="preserve"> yang </w:t>
      </w:r>
      <w:proofErr w:type="spellStart"/>
      <w:r w:rsidR="007A27B1">
        <w:t>digunakan</w:t>
      </w:r>
      <w:proofErr w:type="spellEnd"/>
      <w:r w:rsidR="007A27B1">
        <w:t xml:space="preserve"> </w:t>
      </w:r>
      <w:proofErr w:type="spellStart"/>
      <w:r w:rsidR="007A27B1">
        <w:t>adalah</w:t>
      </w:r>
      <w:proofErr w:type="spellEnd"/>
      <w:r w:rsidR="007A27B1">
        <w:t xml:space="preserve"> </w:t>
      </w:r>
      <w:proofErr w:type="spellStart"/>
      <w:r w:rsidR="007A27B1">
        <w:t>putih</w:t>
      </w:r>
      <w:proofErr w:type="spellEnd"/>
      <w:r w:rsidR="00C667C5">
        <w:t xml:space="preserve">, </w:t>
      </w:r>
      <w:proofErr w:type="spellStart"/>
      <w:r w:rsidR="007A27B1">
        <w:t>merah</w:t>
      </w:r>
      <w:proofErr w:type="spellEnd"/>
      <w:r w:rsidR="007A27B1">
        <w:t xml:space="preserve"> </w:t>
      </w:r>
      <w:proofErr w:type="spellStart"/>
      <w:r w:rsidR="007A27B1">
        <w:t>muda</w:t>
      </w:r>
      <w:proofErr w:type="spellEnd"/>
      <w:r w:rsidR="00C667C5">
        <w:t xml:space="preserve">, dan </w:t>
      </w:r>
      <w:proofErr w:type="spellStart"/>
      <w:r w:rsidR="00C667C5">
        <w:t>biru</w:t>
      </w:r>
      <w:proofErr w:type="spellEnd"/>
      <w:r w:rsidR="00C667C5">
        <w:t xml:space="preserve"> </w:t>
      </w:r>
      <w:proofErr w:type="spellStart"/>
      <w:r w:rsidR="00C667C5">
        <w:t>terang</w:t>
      </w:r>
      <w:proofErr w:type="spellEnd"/>
      <w:r w:rsidR="007A27B1">
        <w:t>.</w:t>
      </w:r>
      <w:r w:rsidR="00DA772B">
        <w:t xml:space="preserve"> </w:t>
      </w:r>
      <w:proofErr w:type="spellStart"/>
      <w:r w:rsidR="00DA772B">
        <w:t>Jumlah</w:t>
      </w:r>
      <w:proofErr w:type="spellEnd"/>
      <w:r w:rsidR="00DA772B">
        <w:t xml:space="preserve"> </w:t>
      </w:r>
      <w:proofErr w:type="spellStart"/>
      <w:r w:rsidR="00DA772B">
        <w:t>buah</w:t>
      </w:r>
      <w:proofErr w:type="spellEnd"/>
      <w:r w:rsidR="00DA772B">
        <w:t xml:space="preserve"> yang </w:t>
      </w:r>
      <w:proofErr w:type="spellStart"/>
      <w:r w:rsidR="00DA772B">
        <w:t>terdapat</w:t>
      </w:r>
      <w:proofErr w:type="spellEnd"/>
      <w:r w:rsidR="00DA772B">
        <w:t xml:space="preserve"> </w:t>
      </w:r>
      <w:proofErr w:type="spellStart"/>
      <w:r w:rsidR="00DA772B">
        <w:t>dalam</w:t>
      </w:r>
      <w:proofErr w:type="spellEnd"/>
      <w:r w:rsidR="00DA772B">
        <w:t xml:space="preserve"> </w:t>
      </w:r>
      <w:proofErr w:type="spellStart"/>
      <w:r w:rsidR="00DA772B">
        <w:t>gambar</w:t>
      </w:r>
      <w:proofErr w:type="spellEnd"/>
      <w:r w:rsidR="00DA772B">
        <w:t xml:space="preserve"> </w:t>
      </w:r>
      <w:proofErr w:type="spellStart"/>
      <w:r w:rsidR="00DA772B">
        <w:t>bervariasi</w:t>
      </w:r>
      <w:proofErr w:type="spellEnd"/>
      <w:r w:rsidR="00DA772B">
        <w:t xml:space="preserve"> </w:t>
      </w:r>
      <w:proofErr w:type="spellStart"/>
      <w:r w:rsidR="00DA772B">
        <w:t>antara</w:t>
      </w:r>
      <w:proofErr w:type="spellEnd"/>
      <w:r w:rsidR="00DA772B">
        <w:t xml:space="preserve"> 1-3.</w:t>
      </w:r>
      <w:r w:rsidR="007A27B1">
        <w:t xml:space="preserve"> </w:t>
      </w:r>
      <w:proofErr w:type="spellStart"/>
      <w:r w:rsidR="00396FEF">
        <w:t>Implementasi</w:t>
      </w:r>
      <w:proofErr w:type="spellEnd"/>
      <w:r w:rsidR="00396FEF">
        <w:t xml:space="preserve"> </w:t>
      </w:r>
      <w:proofErr w:type="spellStart"/>
      <w:r w:rsidR="00396FEF">
        <w:t>ini</w:t>
      </w:r>
      <w:proofErr w:type="spellEnd"/>
      <w:r w:rsidR="00396FEF">
        <w:t xml:space="preserve"> </w:t>
      </w:r>
      <w:proofErr w:type="spellStart"/>
      <w:r w:rsidR="00396FEF">
        <w:t>dibuat</w:t>
      </w:r>
      <w:proofErr w:type="spellEnd"/>
      <w:r w:rsidR="00396FEF">
        <w:t xml:space="preserve"> </w:t>
      </w:r>
      <w:proofErr w:type="spellStart"/>
      <w:r w:rsidR="00396FEF">
        <w:t>menggunakan</w:t>
      </w:r>
      <w:proofErr w:type="spellEnd"/>
      <w:r w:rsidR="00396FEF">
        <w:t xml:space="preserve"> </w:t>
      </w:r>
      <w:proofErr w:type="spellStart"/>
      <w:r w:rsidR="00396FEF">
        <w:t>pemrograman</w:t>
      </w:r>
      <w:proofErr w:type="spellEnd"/>
      <w:r w:rsidR="00396FEF">
        <w:t xml:space="preserve"> </w:t>
      </w:r>
      <w:r w:rsidR="00396FEF">
        <w:rPr>
          <w:i/>
          <w:iCs/>
        </w:rPr>
        <w:t>Python</w:t>
      </w:r>
      <w:r w:rsidR="00396FEF">
        <w:t xml:space="preserve"> dan </w:t>
      </w:r>
      <w:r w:rsidR="00396FEF">
        <w:rPr>
          <w:i/>
          <w:iCs/>
        </w:rPr>
        <w:t>library OpenCV</w:t>
      </w:r>
      <w:r w:rsidR="007A27B1">
        <w:t>.</w:t>
      </w:r>
    </w:p>
    <w:p w14:paraId="32B48B21" w14:textId="28D13DC6" w:rsidR="007A27B1" w:rsidRDefault="007A27B1" w:rsidP="0000761E">
      <w:pPr>
        <w:pStyle w:val="Text"/>
        <w:spacing w:line="240" w:lineRule="auto"/>
        <w:ind w:firstLine="284"/>
      </w:pP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gambar</w:t>
      </w:r>
      <w:proofErr w:type="spellEnd"/>
      <w:r>
        <w:t xml:space="preserve"> dataset yang </w:t>
      </w:r>
      <w:proofErr w:type="spellStart"/>
      <w:r>
        <w:t>telah</w:t>
      </w:r>
      <w:proofErr w:type="spellEnd"/>
      <w:r>
        <w:t xml:space="preserve"> </w:t>
      </w:r>
      <w:proofErr w:type="spellStart"/>
      <w:r>
        <w:t>dipilih</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segmentasi</w:t>
      </w:r>
      <w:proofErr w:type="spellEnd"/>
      <w:r>
        <w:t xml:space="preserve"> manual </w:t>
      </w:r>
      <w:proofErr w:type="spellStart"/>
      <w:r>
        <w:t>terlebih</w:t>
      </w:r>
      <w:proofErr w:type="spellEnd"/>
      <w:r>
        <w:t xml:space="preserve"> </w:t>
      </w:r>
      <w:proofErr w:type="spellStart"/>
      <w:r>
        <w:t>dahulu</w:t>
      </w:r>
      <w:proofErr w:type="spellEnd"/>
      <w:r>
        <w:t xml:space="preserve"> </w:t>
      </w:r>
      <w:proofErr w:type="spellStart"/>
      <w:r>
        <w:t>untuk</w:t>
      </w:r>
      <w:proofErr w:type="spellEnd"/>
      <w:r>
        <w:t xml:space="preserve"> </w:t>
      </w:r>
      <w:proofErr w:type="spellStart"/>
      <w:r>
        <w:t>membandingkan</w:t>
      </w:r>
      <w:proofErr w:type="spellEnd"/>
      <w:r>
        <w:t xml:space="preserve"> manual </w:t>
      </w:r>
      <w:proofErr w:type="spellStart"/>
      <w:r>
        <w:t>dengan</w:t>
      </w:r>
      <w:proofErr w:type="spellEnd"/>
      <w:r>
        <w:t xml:space="preserve"> </w:t>
      </w:r>
      <w:proofErr w:type="spellStart"/>
      <w:r>
        <w:t>implementasi</w:t>
      </w:r>
      <w:proofErr w:type="spellEnd"/>
      <w:r>
        <w:t xml:space="preserve">. </w:t>
      </w:r>
      <w:proofErr w:type="spellStart"/>
      <w:r>
        <w:t>Segmentasi</w:t>
      </w:r>
      <w:proofErr w:type="spellEnd"/>
      <w:r>
        <w:t xml:space="preserve"> manual </w:t>
      </w:r>
      <w:proofErr w:type="spellStart"/>
      <w:r>
        <w:t>ini</w:t>
      </w:r>
      <w:proofErr w:type="spellEnd"/>
      <w:r>
        <w:t xml:space="preserve"> </w:t>
      </w:r>
      <w:proofErr w:type="spellStart"/>
      <w:r>
        <w:t>dilakukan</w:t>
      </w:r>
      <w:proofErr w:type="spellEnd"/>
      <w:r>
        <w:t xml:space="preserve"> pada </w:t>
      </w:r>
      <w:proofErr w:type="spellStart"/>
      <w:r>
        <w:t>halaman</w:t>
      </w:r>
      <w:proofErr w:type="spellEnd"/>
      <w:r>
        <w:t xml:space="preserve"> web </w:t>
      </w:r>
      <w:r>
        <w:rPr>
          <w:i/>
          <w:iCs/>
        </w:rPr>
        <w:t>label-studio</w:t>
      </w:r>
      <w:r>
        <w:t xml:space="preserve"> </w:t>
      </w:r>
      <w:proofErr w:type="spellStart"/>
      <w:r>
        <w:t>dengan</w:t>
      </w:r>
      <w:proofErr w:type="spellEnd"/>
      <w:r>
        <w:t xml:space="preserve"> </w:t>
      </w:r>
      <w:proofErr w:type="spellStart"/>
      <w:r>
        <w:t>menggambarkan</w:t>
      </w:r>
      <w:proofErr w:type="spellEnd"/>
      <w:r>
        <w:t xml:space="preserve"> </w:t>
      </w:r>
      <w:proofErr w:type="spellStart"/>
      <w:r>
        <w:t>membentuk</w:t>
      </w:r>
      <w:proofErr w:type="spellEnd"/>
      <w:r>
        <w:t xml:space="preserve"> </w:t>
      </w:r>
      <w:proofErr w:type="spellStart"/>
      <w:r>
        <w:t>buah</w:t>
      </w:r>
      <w:proofErr w:type="spellEnd"/>
      <w:r>
        <w:t xml:space="preserve"> </w:t>
      </w:r>
      <w:proofErr w:type="spellStart"/>
      <w:r>
        <w:t>tertentu</w:t>
      </w:r>
      <w:proofErr w:type="spellEnd"/>
      <w:r>
        <w:t xml:space="preserve"> </w:t>
      </w:r>
      <w:proofErr w:type="spellStart"/>
      <w:r>
        <w:t>seperti</w:t>
      </w:r>
      <w:proofErr w:type="spellEnd"/>
      <w:r>
        <w:t xml:space="preserve"> pada Gambar 7. Hasil </w:t>
      </w:r>
      <w:proofErr w:type="spellStart"/>
      <w:r>
        <w:t>dari</w:t>
      </w:r>
      <w:proofErr w:type="spellEnd"/>
      <w:r>
        <w:t xml:space="preserve"> </w:t>
      </w:r>
      <w:proofErr w:type="spellStart"/>
      <w:r>
        <w:t>segmentasi</w:t>
      </w:r>
      <w:proofErr w:type="spellEnd"/>
      <w:r>
        <w:t xml:space="preserve"> manual </w:t>
      </w:r>
      <w:proofErr w:type="spellStart"/>
      <w:r>
        <w:t>tersebut</w:t>
      </w:r>
      <w:proofErr w:type="spellEnd"/>
      <w:r>
        <w:t xml:space="preserve"> </w:t>
      </w:r>
      <w:proofErr w:type="spellStart"/>
      <w:r>
        <w:t>akan</w:t>
      </w:r>
      <w:proofErr w:type="spellEnd"/>
      <w:r>
        <w:t xml:space="preserve"> </w:t>
      </w:r>
      <w:proofErr w:type="spellStart"/>
      <w:r>
        <w:t>menghasilkan</w:t>
      </w:r>
      <w:proofErr w:type="spellEnd"/>
      <w:r>
        <w:t xml:space="preserve"> </w:t>
      </w:r>
      <w:proofErr w:type="spellStart"/>
      <w:r>
        <w:rPr>
          <w:i/>
          <w:iCs/>
        </w:rPr>
        <w:t>json</w:t>
      </w:r>
      <w:proofErr w:type="spellEnd"/>
      <w:r>
        <w:t xml:space="preserve"> dan </w:t>
      </w:r>
      <w:proofErr w:type="spellStart"/>
      <w:r>
        <w:t>akan</w:t>
      </w:r>
      <w:proofErr w:type="spellEnd"/>
      <w:r>
        <w:t xml:space="preserve"> </w:t>
      </w:r>
      <w:proofErr w:type="spellStart"/>
      <w:r>
        <w:t>dibuka</w:t>
      </w:r>
      <w:proofErr w:type="spellEnd"/>
      <w:r>
        <w:t xml:space="preserve"> </w:t>
      </w:r>
      <w:proofErr w:type="spellStart"/>
      <w:r>
        <w:t>melalui</w:t>
      </w:r>
      <w:proofErr w:type="spellEnd"/>
      <w:r>
        <w:t xml:space="preserve"> </w:t>
      </w:r>
      <w:proofErr w:type="spellStart"/>
      <w:r>
        <w:t>pemrograman</w:t>
      </w:r>
      <w:proofErr w:type="spellEnd"/>
      <w:r>
        <w:t xml:space="preserve"> </w:t>
      </w:r>
      <w:r>
        <w:rPr>
          <w:i/>
          <w:iCs/>
        </w:rPr>
        <w:t>Python</w:t>
      </w:r>
      <w:r>
        <w:t xml:space="preserve"> yang </w:t>
      </w:r>
      <w:proofErr w:type="spellStart"/>
      <w:r>
        <w:t>telah</w:t>
      </w:r>
      <w:proofErr w:type="spellEnd"/>
      <w:r>
        <w:t xml:space="preserve"> </w:t>
      </w:r>
      <w:proofErr w:type="spellStart"/>
      <w:r>
        <w:t>dibuat</w:t>
      </w:r>
      <w:proofErr w:type="spellEnd"/>
      <w:r>
        <w:t>.</w:t>
      </w:r>
    </w:p>
    <w:p w14:paraId="2F0EAE7B" w14:textId="77777777" w:rsidR="007A27B1" w:rsidRDefault="007A27B1" w:rsidP="0000761E">
      <w:pPr>
        <w:pStyle w:val="Text"/>
        <w:spacing w:line="240" w:lineRule="auto"/>
        <w:ind w:firstLine="284"/>
      </w:pPr>
    </w:p>
    <w:p w14:paraId="3FF97A2F" w14:textId="77777777" w:rsidR="007A27B1" w:rsidRDefault="007A27B1" w:rsidP="007A27B1">
      <w:pPr>
        <w:pStyle w:val="Text"/>
        <w:keepNext/>
        <w:spacing w:line="240" w:lineRule="auto"/>
        <w:ind w:firstLine="284"/>
        <w:jc w:val="center"/>
      </w:pPr>
      <w:r>
        <w:rPr>
          <w:noProof/>
        </w:rPr>
        <w:lastRenderedPageBreak/>
        <w:drawing>
          <wp:inline distT="0" distB="0" distL="0" distR="0" wp14:anchorId="59E5B5D0" wp14:editId="335F4D1A">
            <wp:extent cx="4451220" cy="1678329"/>
            <wp:effectExtent l="0" t="0" r="0" b="0"/>
            <wp:docPr id="1264815602" name="Picture 1264815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15602" name="Picture 1264815602"/>
                    <pic:cNvPicPr/>
                  </pic:nvPicPr>
                  <pic:blipFill>
                    <a:blip r:embed="rId27"/>
                    <a:stretch>
                      <a:fillRect/>
                    </a:stretch>
                  </pic:blipFill>
                  <pic:spPr>
                    <a:xfrm>
                      <a:off x="0" y="0"/>
                      <a:ext cx="4464183" cy="1683217"/>
                    </a:xfrm>
                    <a:prstGeom prst="rect">
                      <a:avLst/>
                    </a:prstGeom>
                  </pic:spPr>
                </pic:pic>
              </a:graphicData>
            </a:graphic>
          </wp:inline>
        </w:drawing>
      </w:r>
    </w:p>
    <w:p w14:paraId="694A1671" w14:textId="51AF7F1B" w:rsidR="00C667C5" w:rsidRDefault="007A27B1" w:rsidP="007A27B1">
      <w:pPr>
        <w:pStyle w:val="Caption"/>
        <w:jc w:val="center"/>
        <w:rPr>
          <w:rFonts w:ascii="Times New Roman" w:hAnsi="Times New Roman" w:cs="Times New Roman"/>
          <w:i w:val="0"/>
          <w:iCs w:val="0"/>
          <w:color w:val="auto"/>
          <w:sz w:val="22"/>
          <w:szCs w:val="22"/>
          <w:lang w:val="en-US"/>
        </w:rPr>
      </w:pPr>
      <w:r w:rsidRPr="00C667C5">
        <w:rPr>
          <w:rFonts w:ascii="Times New Roman" w:hAnsi="Times New Roman" w:cs="Times New Roman"/>
          <w:i w:val="0"/>
          <w:iCs w:val="0"/>
          <w:color w:val="auto"/>
          <w:sz w:val="22"/>
          <w:szCs w:val="22"/>
        </w:rPr>
        <w:t xml:space="preserve">Gambar </w:t>
      </w:r>
      <w:r w:rsidRPr="00C667C5">
        <w:rPr>
          <w:rFonts w:ascii="Times New Roman" w:hAnsi="Times New Roman" w:cs="Times New Roman"/>
          <w:i w:val="0"/>
          <w:iCs w:val="0"/>
          <w:color w:val="auto"/>
          <w:sz w:val="22"/>
          <w:szCs w:val="22"/>
        </w:rPr>
        <w:fldChar w:fldCharType="begin"/>
      </w:r>
      <w:r w:rsidRPr="00C667C5">
        <w:rPr>
          <w:rFonts w:ascii="Times New Roman" w:hAnsi="Times New Roman" w:cs="Times New Roman"/>
          <w:i w:val="0"/>
          <w:iCs w:val="0"/>
          <w:color w:val="auto"/>
          <w:sz w:val="22"/>
          <w:szCs w:val="22"/>
        </w:rPr>
        <w:instrText xml:space="preserve"> SEQ Gambar \* ARABIC </w:instrText>
      </w:r>
      <w:r w:rsidRPr="00C667C5">
        <w:rPr>
          <w:rFonts w:ascii="Times New Roman" w:hAnsi="Times New Roman" w:cs="Times New Roman"/>
          <w:i w:val="0"/>
          <w:iCs w:val="0"/>
          <w:color w:val="auto"/>
          <w:sz w:val="22"/>
          <w:szCs w:val="22"/>
        </w:rPr>
        <w:fldChar w:fldCharType="separate"/>
      </w:r>
      <w:r w:rsidR="004F5936">
        <w:rPr>
          <w:rFonts w:ascii="Times New Roman" w:hAnsi="Times New Roman" w:cs="Times New Roman"/>
          <w:i w:val="0"/>
          <w:iCs w:val="0"/>
          <w:noProof/>
          <w:color w:val="auto"/>
          <w:sz w:val="22"/>
          <w:szCs w:val="22"/>
        </w:rPr>
        <w:t>7</w:t>
      </w:r>
      <w:r w:rsidRPr="00C667C5">
        <w:rPr>
          <w:rFonts w:ascii="Times New Roman" w:hAnsi="Times New Roman" w:cs="Times New Roman"/>
          <w:i w:val="0"/>
          <w:iCs w:val="0"/>
          <w:color w:val="auto"/>
          <w:sz w:val="22"/>
          <w:szCs w:val="22"/>
        </w:rPr>
        <w:fldChar w:fldCharType="end"/>
      </w:r>
      <w:r w:rsidR="00C667C5">
        <w:rPr>
          <w:rFonts w:ascii="Times New Roman" w:hAnsi="Times New Roman" w:cs="Times New Roman"/>
          <w:i w:val="0"/>
          <w:iCs w:val="0"/>
          <w:color w:val="auto"/>
          <w:sz w:val="22"/>
          <w:szCs w:val="22"/>
          <w:lang w:val="en-US"/>
        </w:rPr>
        <w:t xml:space="preserve"> </w:t>
      </w:r>
      <w:proofErr w:type="spellStart"/>
      <w:r w:rsidR="00C667C5">
        <w:rPr>
          <w:rFonts w:ascii="Times New Roman" w:hAnsi="Times New Roman" w:cs="Times New Roman"/>
          <w:i w:val="0"/>
          <w:iCs w:val="0"/>
          <w:color w:val="auto"/>
          <w:sz w:val="22"/>
          <w:szCs w:val="22"/>
          <w:lang w:val="en-US"/>
        </w:rPr>
        <w:t>Contoh</w:t>
      </w:r>
      <w:proofErr w:type="spellEnd"/>
      <w:r w:rsidR="00C667C5">
        <w:rPr>
          <w:rFonts w:ascii="Times New Roman" w:hAnsi="Times New Roman" w:cs="Times New Roman"/>
          <w:i w:val="0"/>
          <w:iCs w:val="0"/>
          <w:color w:val="auto"/>
          <w:sz w:val="22"/>
          <w:szCs w:val="22"/>
          <w:lang w:val="en-US"/>
        </w:rPr>
        <w:t xml:space="preserve"> Hasil </w:t>
      </w:r>
      <w:proofErr w:type="spellStart"/>
      <w:r w:rsidR="00C667C5">
        <w:rPr>
          <w:rFonts w:ascii="Times New Roman" w:hAnsi="Times New Roman" w:cs="Times New Roman"/>
          <w:i w:val="0"/>
          <w:iCs w:val="0"/>
          <w:color w:val="auto"/>
          <w:sz w:val="22"/>
          <w:szCs w:val="22"/>
          <w:lang w:val="en-US"/>
        </w:rPr>
        <w:t>Segmentasi</w:t>
      </w:r>
      <w:proofErr w:type="spellEnd"/>
      <w:r w:rsidR="00C667C5">
        <w:rPr>
          <w:rFonts w:ascii="Times New Roman" w:hAnsi="Times New Roman" w:cs="Times New Roman"/>
          <w:i w:val="0"/>
          <w:iCs w:val="0"/>
          <w:color w:val="auto"/>
          <w:sz w:val="22"/>
          <w:szCs w:val="22"/>
          <w:lang w:val="en-US"/>
        </w:rPr>
        <w:t xml:space="preserve"> Manual</w:t>
      </w:r>
    </w:p>
    <w:p w14:paraId="2BBC843B" w14:textId="13991E5D" w:rsidR="00855BB3" w:rsidRPr="00855BB3" w:rsidRDefault="00C667C5" w:rsidP="15DCE6DB">
      <w:pPr>
        <w:pStyle w:val="Caption"/>
        <w:jc w:val="both"/>
        <w:rPr>
          <w:rFonts w:ascii="Times New Roman" w:hAnsi="Times New Roman" w:cs="Times New Roman"/>
          <w:i w:val="0"/>
          <w:color w:val="auto"/>
          <w:sz w:val="22"/>
          <w:szCs w:val="22"/>
          <w:lang w:val="en-US"/>
        </w:rPr>
      </w:pPr>
      <w:r>
        <w:rPr>
          <w:rFonts w:ascii="Times New Roman" w:hAnsi="Times New Roman" w:cs="Times New Roman"/>
          <w:i w:val="0"/>
          <w:iCs w:val="0"/>
          <w:color w:val="auto"/>
          <w:sz w:val="22"/>
          <w:szCs w:val="22"/>
          <w:lang w:val="en-US"/>
        </w:rPr>
        <w:t xml:space="preserve"> </w:t>
      </w:r>
      <w:r>
        <w:tab/>
      </w:r>
      <w:r>
        <w:tab/>
      </w:r>
      <w:proofErr w:type="spellStart"/>
      <w:r>
        <w:rPr>
          <w:rFonts w:ascii="Times New Roman" w:hAnsi="Times New Roman" w:cs="Times New Roman"/>
          <w:i w:val="0"/>
          <w:iCs w:val="0"/>
          <w:color w:val="auto"/>
          <w:sz w:val="22"/>
          <w:szCs w:val="22"/>
          <w:lang w:val="en-US"/>
        </w:rPr>
        <w:t>Setelah</w:t>
      </w:r>
      <w:proofErr w:type="spellEnd"/>
      <w:r>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dilakukan</w:t>
      </w:r>
      <w:proofErr w:type="spellEnd"/>
      <w:r>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segmentasi</w:t>
      </w:r>
      <w:proofErr w:type="spellEnd"/>
      <w:r>
        <w:rPr>
          <w:rFonts w:ascii="Times New Roman" w:hAnsi="Times New Roman" w:cs="Times New Roman"/>
          <w:i w:val="0"/>
          <w:iCs w:val="0"/>
          <w:color w:val="auto"/>
          <w:sz w:val="22"/>
          <w:szCs w:val="22"/>
          <w:lang w:val="en-US"/>
        </w:rPr>
        <w:t xml:space="preserve"> manual, </w:t>
      </w:r>
      <w:proofErr w:type="spellStart"/>
      <w:r>
        <w:rPr>
          <w:rFonts w:ascii="Times New Roman" w:hAnsi="Times New Roman" w:cs="Times New Roman"/>
          <w:i w:val="0"/>
          <w:iCs w:val="0"/>
          <w:color w:val="auto"/>
          <w:sz w:val="22"/>
          <w:szCs w:val="22"/>
          <w:lang w:val="en-US"/>
        </w:rPr>
        <w:t>gambar</w:t>
      </w:r>
      <w:proofErr w:type="spellEnd"/>
      <w:r>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akan</w:t>
      </w:r>
      <w:proofErr w:type="spellEnd"/>
      <w:r>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disegmentasi</w:t>
      </w:r>
      <w:proofErr w:type="spellEnd"/>
      <w:r>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menggunakan</w:t>
      </w:r>
      <w:proofErr w:type="spellEnd"/>
      <w:r>
        <w:rPr>
          <w:rFonts w:ascii="Times New Roman" w:hAnsi="Times New Roman" w:cs="Times New Roman"/>
          <w:i w:val="0"/>
          <w:iCs w:val="0"/>
          <w:color w:val="auto"/>
          <w:sz w:val="22"/>
          <w:szCs w:val="22"/>
          <w:lang w:val="en-US"/>
        </w:rPr>
        <w:t xml:space="preserve"> Watershed yang </w:t>
      </w:r>
      <w:proofErr w:type="spellStart"/>
      <w:r>
        <w:rPr>
          <w:rFonts w:ascii="Times New Roman" w:hAnsi="Times New Roman" w:cs="Times New Roman"/>
          <w:i w:val="0"/>
          <w:iCs w:val="0"/>
          <w:color w:val="auto"/>
          <w:sz w:val="22"/>
          <w:szCs w:val="22"/>
          <w:lang w:val="en-US"/>
        </w:rPr>
        <w:t>dikembangkan</w:t>
      </w:r>
      <w:proofErr w:type="spellEnd"/>
      <w:r>
        <w:rPr>
          <w:rFonts w:ascii="Times New Roman" w:hAnsi="Times New Roman" w:cs="Times New Roman"/>
          <w:i w:val="0"/>
          <w:iCs w:val="0"/>
          <w:color w:val="auto"/>
          <w:sz w:val="22"/>
          <w:szCs w:val="22"/>
          <w:lang w:val="en-US"/>
        </w:rPr>
        <w:t xml:space="preserve"> oleh [3] dan Watershed yang </w:t>
      </w:r>
      <w:proofErr w:type="spellStart"/>
      <w:r>
        <w:rPr>
          <w:rFonts w:ascii="Times New Roman" w:hAnsi="Times New Roman" w:cs="Times New Roman"/>
          <w:i w:val="0"/>
          <w:iCs w:val="0"/>
          <w:color w:val="auto"/>
          <w:sz w:val="22"/>
          <w:szCs w:val="22"/>
          <w:lang w:val="en-US"/>
        </w:rPr>
        <w:t>diusulkan</w:t>
      </w:r>
      <w:proofErr w:type="spellEnd"/>
      <w:r>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Setelah</w:t>
      </w:r>
      <w:proofErr w:type="spellEnd"/>
      <w:r>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dilakukan</w:t>
      </w:r>
      <w:proofErr w:type="spellEnd"/>
      <w:r>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segmentasi</w:t>
      </w:r>
      <w:proofErr w:type="spellEnd"/>
      <w:r>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hasil</w:t>
      </w:r>
      <w:proofErr w:type="spellEnd"/>
      <w:r>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dari</w:t>
      </w:r>
      <w:proofErr w:type="spellEnd"/>
      <w:r>
        <w:rPr>
          <w:rFonts w:ascii="Times New Roman" w:hAnsi="Times New Roman" w:cs="Times New Roman"/>
          <w:i w:val="0"/>
          <w:iCs w:val="0"/>
          <w:color w:val="auto"/>
          <w:sz w:val="22"/>
          <w:szCs w:val="22"/>
          <w:lang w:val="en-US"/>
        </w:rPr>
        <w:t xml:space="preserve"> proses </w:t>
      </w:r>
      <w:proofErr w:type="spellStart"/>
      <w:r>
        <w:rPr>
          <w:rFonts w:ascii="Times New Roman" w:hAnsi="Times New Roman" w:cs="Times New Roman"/>
          <w:i w:val="0"/>
          <w:iCs w:val="0"/>
          <w:color w:val="auto"/>
          <w:sz w:val="22"/>
          <w:szCs w:val="22"/>
          <w:lang w:val="en-US"/>
        </w:rPr>
        <w:t>tersebut</w:t>
      </w:r>
      <w:proofErr w:type="spellEnd"/>
      <w:r>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akan</w:t>
      </w:r>
      <w:proofErr w:type="spellEnd"/>
      <w:r>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ditampilkan</w:t>
      </w:r>
      <w:proofErr w:type="spellEnd"/>
      <w:r>
        <w:rPr>
          <w:rFonts w:ascii="Times New Roman" w:hAnsi="Times New Roman" w:cs="Times New Roman"/>
          <w:i w:val="0"/>
          <w:iCs w:val="0"/>
          <w:color w:val="auto"/>
          <w:sz w:val="22"/>
          <w:szCs w:val="22"/>
          <w:lang w:val="en-US"/>
        </w:rPr>
        <w:t xml:space="preserve"> dan </w:t>
      </w:r>
      <w:proofErr w:type="spellStart"/>
      <w:r>
        <w:rPr>
          <w:rFonts w:ascii="Times New Roman" w:hAnsi="Times New Roman" w:cs="Times New Roman"/>
          <w:i w:val="0"/>
          <w:iCs w:val="0"/>
          <w:color w:val="auto"/>
          <w:sz w:val="22"/>
          <w:szCs w:val="22"/>
          <w:lang w:val="en-US"/>
        </w:rPr>
        <w:t>dibandingkan</w:t>
      </w:r>
      <w:proofErr w:type="spellEnd"/>
      <w:r>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secara</w:t>
      </w:r>
      <w:proofErr w:type="spellEnd"/>
      <w:r>
        <w:rPr>
          <w:rFonts w:ascii="Times New Roman" w:hAnsi="Times New Roman" w:cs="Times New Roman"/>
          <w:i w:val="0"/>
          <w:iCs w:val="0"/>
          <w:color w:val="auto"/>
          <w:sz w:val="22"/>
          <w:szCs w:val="22"/>
          <w:lang w:val="en-US"/>
        </w:rPr>
        <w:t xml:space="preserve"> visual. </w:t>
      </w:r>
      <w:proofErr w:type="spellStart"/>
      <w:r>
        <w:rPr>
          <w:rFonts w:ascii="Times New Roman" w:hAnsi="Times New Roman" w:cs="Times New Roman"/>
          <w:i w:val="0"/>
          <w:iCs w:val="0"/>
          <w:color w:val="auto"/>
          <w:sz w:val="22"/>
          <w:szCs w:val="22"/>
          <w:lang w:val="en-US"/>
        </w:rPr>
        <w:t>Setelah</w:t>
      </w:r>
      <w:proofErr w:type="spellEnd"/>
      <w:r>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dibandingkan</w:t>
      </w:r>
      <w:proofErr w:type="spellEnd"/>
      <w:r>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secara</w:t>
      </w:r>
      <w:proofErr w:type="spellEnd"/>
      <w:r>
        <w:rPr>
          <w:rFonts w:ascii="Times New Roman" w:hAnsi="Times New Roman" w:cs="Times New Roman"/>
          <w:i w:val="0"/>
          <w:iCs w:val="0"/>
          <w:color w:val="auto"/>
          <w:sz w:val="22"/>
          <w:szCs w:val="22"/>
          <w:lang w:val="en-US"/>
        </w:rPr>
        <w:t xml:space="preserve"> visual, </w:t>
      </w:r>
      <w:proofErr w:type="spellStart"/>
      <w:r>
        <w:rPr>
          <w:rFonts w:ascii="Times New Roman" w:hAnsi="Times New Roman" w:cs="Times New Roman"/>
          <w:i w:val="0"/>
          <w:iCs w:val="0"/>
          <w:color w:val="auto"/>
          <w:sz w:val="22"/>
          <w:szCs w:val="22"/>
          <w:lang w:val="en-US"/>
        </w:rPr>
        <w:t>hasil</w:t>
      </w:r>
      <w:proofErr w:type="spellEnd"/>
      <w:r>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segmentasi</w:t>
      </w:r>
      <w:proofErr w:type="spellEnd"/>
      <w:r>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akan</w:t>
      </w:r>
      <w:proofErr w:type="spellEnd"/>
      <w:r>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dievaluasi</w:t>
      </w:r>
      <w:proofErr w:type="spellEnd"/>
      <w:r>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menggunakan</w:t>
      </w:r>
      <w:proofErr w:type="spellEnd"/>
      <w:r>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IoU</w:t>
      </w:r>
      <w:proofErr w:type="spellEnd"/>
      <w:r>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untuk</w:t>
      </w:r>
      <w:proofErr w:type="spellEnd"/>
      <w:r>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mengetahui</w:t>
      </w:r>
      <w:proofErr w:type="spellEnd"/>
      <w:r>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seberapa</w:t>
      </w:r>
      <w:proofErr w:type="spellEnd"/>
      <w:r>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besar</w:t>
      </w:r>
      <w:proofErr w:type="spellEnd"/>
      <w:r>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elemen</w:t>
      </w:r>
      <w:proofErr w:type="spellEnd"/>
      <w:r>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segmentasi</w:t>
      </w:r>
      <w:proofErr w:type="spellEnd"/>
      <w:r>
        <w:rPr>
          <w:rFonts w:ascii="Times New Roman" w:hAnsi="Times New Roman" w:cs="Times New Roman"/>
          <w:i w:val="0"/>
          <w:iCs w:val="0"/>
          <w:color w:val="auto"/>
          <w:sz w:val="22"/>
          <w:szCs w:val="22"/>
          <w:lang w:val="en-US"/>
        </w:rPr>
        <w:t xml:space="preserve"> yang </w:t>
      </w:r>
      <w:proofErr w:type="spellStart"/>
      <w:r>
        <w:rPr>
          <w:rFonts w:ascii="Times New Roman" w:hAnsi="Times New Roman" w:cs="Times New Roman"/>
          <w:i w:val="0"/>
          <w:iCs w:val="0"/>
          <w:color w:val="auto"/>
          <w:sz w:val="22"/>
          <w:szCs w:val="22"/>
          <w:lang w:val="en-US"/>
        </w:rPr>
        <w:t>dihasilkan</w:t>
      </w:r>
      <w:proofErr w:type="spellEnd"/>
      <w:r>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dengan</w:t>
      </w:r>
      <w:proofErr w:type="spellEnd"/>
      <w:r>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gambar</w:t>
      </w:r>
      <w:proofErr w:type="spellEnd"/>
      <w:r>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asli</w:t>
      </w:r>
      <w:proofErr w:type="spellEnd"/>
      <w:r>
        <w:rPr>
          <w:rFonts w:ascii="Times New Roman" w:hAnsi="Times New Roman" w:cs="Times New Roman"/>
          <w:i w:val="0"/>
          <w:iCs w:val="0"/>
          <w:color w:val="auto"/>
          <w:sz w:val="22"/>
          <w:szCs w:val="22"/>
          <w:lang w:val="en-US"/>
        </w:rPr>
        <w:t xml:space="preserve"> dan </w:t>
      </w:r>
      <w:proofErr w:type="spellStart"/>
      <w:r>
        <w:rPr>
          <w:rFonts w:ascii="Times New Roman" w:hAnsi="Times New Roman" w:cs="Times New Roman"/>
          <w:i w:val="0"/>
          <w:iCs w:val="0"/>
          <w:color w:val="auto"/>
          <w:sz w:val="22"/>
          <w:szCs w:val="22"/>
          <w:lang w:val="en-US"/>
        </w:rPr>
        <w:t>segmentasi</w:t>
      </w:r>
      <w:proofErr w:type="spellEnd"/>
      <w:r>
        <w:rPr>
          <w:rFonts w:ascii="Times New Roman" w:hAnsi="Times New Roman" w:cs="Times New Roman"/>
          <w:i w:val="0"/>
          <w:iCs w:val="0"/>
          <w:color w:val="auto"/>
          <w:sz w:val="22"/>
          <w:szCs w:val="22"/>
          <w:lang w:val="en-US"/>
        </w:rPr>
        <w:t xml:space="preserve"> manual yang </w:t>
      </w:r>
      <w:proofErr w:type="spellStart"/>
      <w:r>
        <w:rPr>
          <w:rFonts w:ascii="Times New Roman" w:hAnsi="Times New Roman" w:cs="Times New Roman"/>
          <w:i w:val="0"/>
          <w:iCs w:val="0"/>
          <w:color w:val="auto"/>
          <w:sz w:val="22"/>
          <w:szCs w:val="22"/>
          <w:lang w:val="en-US"/>
        </w:rPr>
        <w:t>telah</w:t>
      </w:r>
      <w:proofErr w:type="spellEnd"/>
      <w:r>
        <w:rPr>
          <w:rFonts w:ascii="Times New Roman" w:hAnsi="Times New Roman" w:cs="Times New Roman"/>
          <w:i w:val="0"/>
          <w:iCs w:val="0"/>
          <w:color w:val="auto"/>
          <w:sz w:val="22"/>
          <w:szCs w:val="22"/>
          <w:lang w:val="en-US"/>
        </w:rPr>
        <w:t xml:space="preserve"> </w:t>
      </w:r>
      <w:proofErr w:type="spellStart"/>
      <w:r>
        <w:rPr>
          <w:rFonts w:ascii="Times New Roman" w:hAnsi="Times New Roman" w:cs="Times New Roman"/>
          <w:i w:val="0"/>
          <w:iCs w:val="0"/>
          <w:color w:val="auto"/>
          <w:sz w:val="22"/>
          <w:szCs w:val="22"/>
          <w:lang w:val="en-US"/>
        </w:rPr>
        <w:t>dilakukan</w:t>
      </w:r>
      <w:proofErr w:type="spellEnd"/>
      <w:r>
        <w:rPr>
          <w:rFonts w:ascii="Times New Roman" w:hAnsi="Times New Roman" w:cs="Times New Roman"/>
          <w:i w:val="0"/>
          <w:iCs w:val="0"/>
          <w:color w:val="auto"/>
          <w:sz w:val="22"/>
          <w:szCs w:val="22"/>
          <w:lang w:val="en-US"/>
        </w:rPr>
        <w:t>.</w:t>
      </w:r>
    </w:p>
    <w:p w14:paraId="5902B4D0" w14:textId="4235BCDC" w:rsidR="00070E1A" w:rsidRPr="000910AD" w:rsidRDefault="002A0468" w:rsidP="06F00789">
      <w:pPr>
        <w:jc w:val="both"/>
        <w:rPr>
          <w:sz w:val="22"/>
          <w:szCs w:val="22"/>
        </w:rPr>
      </w:pPr>
      <w:r>
        <w:tab/>
      </w:r>
      <w:proofErr w:type="spellStart"/>
      <w:r w:rsidRPr="002A0468">
        <w:rPr>
          <w:sz w:val="22"/>
          <w:szCs w:val="22"/>
        </w:rPr>
        <w:t>Seperti</w:t>
      </w:r>
      <w:proofErr w:type="spellEnd"/>
      <w:r w:rsidRPr="002A0468">
        <w:rPr>
          <w:sz w:val="22"/>
          <w:szCs w:val="22"/>
        </w:rPr>
        <w:t xml:space="preserve"> yang </w:t>
      </w:r>
      <w:proofErr w:type="spellStart"/>
      <w:r w:rsidRPr="002A0468">
        <w:rPr>
          <w:sz w:val="22"/>
          <w:szCs w:val="22"/>
        </w:rPr>
        <w:t>dapat</w:t>
      </w:r>
      <w:proofErr w:type="spellEnd"/>
      <w:r w:rsidRPr="002A0468">
        <w:rPr>
          <w:sz w:val="22"/>
          <w:szCs w:val="22"/>
        </w:rPr>
        <w:t xml:space="preserve"> </w:t>
      </w:r>
      <w:proofErr w:type="spellStart"/>
      <w:r w:rsidRPr="002A0468">
        <w:rPr>
          <w:sz w:val="22"/>
          <w:szCs w:val="22"/>
        </w:rPr>
        <w:t>dilihat</w:t>
      </w:r>
      <w:proofErr w:type="spellEnd"/>
      <w:r w:rsidRPr="002A0468">
        <w:rPr>
          <w:sz w:val="22"/>
          <w:szCs w:val="22"/>
        </w:rPr>
        <w:t xml:space="preserve"> pada Lampiran I, </w:t>
      </w:r>
      <w:proofErr w:type="spellStart"/>
      <w:r w:rsidRPr="002A0468">
        <w:rPr>
          <w:sz w:val="22"/>
          <w:szCs w:val="22"/>
        </w:rPr>
        <w:t>hasil</w:t>
      </w:r>
      <w:proofErr w:type="spellEnd"/>
      <w:r w:rsidRPr="002A0468">
        <w:rPr>
          <w:sz w:val="22"/>
          <w:szCs w:val="22"/>
        </w:rPr>
        <w:t xml:space="preserve"> </w:t>
      </w:r>
      <w:proofErr w:type="spellStart"/>
      <w:r w:rsidRPr="002A0468">
        <w:rPr>
          <w:sz w:val="22"/>
          <w:szCs w:val="22"/>
        </w:rPr>
        <w:t>dari</w:t>
      </w:r>
      <w:proofErr w:type="spellEnd"/>
      <w:r w:rsidRPr="002A0468">
        <w:rPr>
          <w:sz w:val="22"/>
          <w:szCs w:val="22"/>
        </w:rPr>
        <w:t xml:space="preserve"> </w:t>
      </w:r>
      <w:proofErr w:type="spellStart"/>
      <w:r w:rsidRPr="002A0468">
        <w:rPr>
          <w:sz w:val="22"/>
          <w:szCs w:val="22"/>
        </w:rPr>
        <w:t>metode</w:t>
      </w:r>
      <w:proofErr w:type="spellEnd"/>
      <w:r w:rsidRPr="002A0468">
        <w:rPr>
          <w:sz w:val="22"/>
          <w:szCs w:val="22"/>
        </w:rPr>
        <w:t xml:space="preserve"> Watershed yang </w:t>
      </w:r>
      <w:proofErr w:type="spellStart"/>
      <w:r w:rsidRPr="002A0468">
        <w:rPr>
          <w:sz w:val="22"/>
          <w:szCs w:val="22"/>
        </w:rPr>
        <w:t>diusulkan</w:t>
      </w:r>
      <w:proofErr w:type="spellEnd"/>
      <w:r w:rsidRPr="002A0468">
        <w:rPr>
          <w:sz w:val="22"/>
          <w:szCs w:val="22"/>
        </w:rPr>
        <w:t xml:space="preserve"> </w:t>
      </w:r>
      <w:proofErr w:type="spellStart"/>
      <w:r w:rsidRPr="002A0468">
        <w:rPr>
          <w:sz w:val="22"/>
          <w:szCs w:val="22"/>
        </w:rPr>
        <w:t>beberapa</w:t>
      </w:r>
      <w:proofErr w:type="spellEnd"/>
      <w:r w:rsidRPr="002A0468">
        <w:rPr>
          <w:sz w:val="22"/>
          <w:szCs w:val="22"/>
        </w:rPr>
        <w:t xml:space="preserve"> </w:t>
      </w:r>
      <w:proofErr w:type="spellStart"/>
      <w:r w:rsidRPr="002A0468">
        <w:rPr>
          <w:sz w:val="22"/>
          <w:szCs w:val="22"/>
        </w:rPr>
        <w:t>mampu</w:t>
      </w:r>
      <w:proofErr w:type="spellEnd"/>
      <w:r w:rsidRPr="002A0468">
        <w:rPr>
          <w:sz w:val="22"/>
          <w:szCs w:val="22"/>
        </w:rPr>
        <w:t xml:space="preserve"> </w:t>
      </w:r>
      <w:proofErr w:type="spellStart"/>
      <w:r w:rsidRPr="002A0468">
        <w:rPr>
          <w:sz w:val="22"/>
          <w:szCs w:val="22"/>
        </w:rPr>
        <w:t>untuk</w:t>
      </w:r>
      <w:proofErr w:type="spellEnd"/>
      <w:r w:rsidRPr="002A0468">
        <w:rPr>
          <w:sz w:val="22"/>
          <w:szCs w:val="22"/>
        </w:rPr>
        <w:t xml:space="preserve"> </w:t>
      </w:r>
      <w:proofErr w:type="spellStart"/>
      <w:r w:rsidRPr="002A0468">
        <w:rPr>
          <w:sz w:val="22"/>
          <w:szCs w:val="22"/>
        </w:rPr>
        <w:t>membagi</w:t>
      </w:r>
      <w:proofErr w:type="spellEnd"/>
      <w:r w:rsidRPr="002A0468">
        <w:rPr>
          <w:sz w:val="22"/>
          <w:szCs w:val="22"/>
        </w:rPr>
        <w:t xml:space="preserve"> </w:t>
      </w:r>
      <w:proofErr w:type="spellStart"/>
      <w:r>
        <w:rPr>
          <w:sz w:val="22"/>
          <w:szCs w:val="22"/>
        </w:rPr>
        <w:t>antara</w:t>
      </w:r>
      <w:proofErr w:type="spellEnd"/>
      <w:r>
        <w:rPr>
          <w:sz w:val="22"/>
          <w:szCs w:val="22"/>
        </w:rPr>
        <w:t xml:space="preserve"> </w:t>
      </w:r>
      <w:r>
        <w:rPr>
          <w:i/>
          <w:iCs/>
          <w:sz w:val="22"/>
          <w:szCs w:val="22"/>
        </w:rPr>
        <w:t xml:space="preserve">background </w:t>
      </w:r>
      <w:r>
        <w:rPr>
          <w:sz w:val="22"/>
          <w:szCs w:val="22"/>
        </w:rPr>
        <w:t xml:space="preserve">dan </w:t>
      </w:r>
      <w:r>
        <w:rPr>
          <w:i/>
          <w:iCs/>
          <w:sz w:val="22"/>
          <w:szCs w:val="22"/>
        </w:rPr>
        <w:t xml:space="preserve">foreground </w:t>
      </w:r>
      <w:proofErr w:type="spellStart"/>
      <w:r>
        <w:rPr>
          <w:sz w:val="22"/>
          <w:szCs w:val="22"/>
        </w:rPr>
        <w:t>buah</w:t>
      </w:r>
      <w:proofErr w:type="spellEnd"/>
      <w:r>
        <w:rPr>
          <w:sz w:val="22"/>
          <w:szCs w:val="22"/>
        </w:rPr>
        <w:t xml:space="preserve">. Akan </w:t>
      </w:r>
      <w:proofErr w:type="spellStart"/>
      <w:r>
        <w:rPr>
          <w:sz w:val="22"/>
          <w:szCs w:val="22"/>
        </w:rPr>
        <w:t>tetapi</w:t>
      </w:r>
      <w:proofErr w:type="spellEnd"/>
      <w:r>
        <w:rPr>
          <w:sz w:val="22"/>
          <w:szCs w:val="22"/>
        </w:rPr>
        <w:t xml:space="preserve"> pada </w:t>
      </w:r>
      <w:proofErr w:type="spellStart"/>
      <w:r>
        <w:rPr>
          <w:sz w:val="22"/>
          <w:szCs w:val="22"/>
        </w:rPr>
        <w:t>hasil</w:t>
      </w:r>
      <w:proofErr w:type="spellEnd"/>
      <w:r>
        <w:rPr>
          <w:sz w:val="22"/>
          <w:szCs w:val="22"/>
        </w:rPr>
        <w:t xml:space="preserve"> </w:t>
      </w:r>
      <w:proofErr w:type="spellStart"/>
      <w:r>
        <w:rPr>
          <w:sz w:val="22"/>
          <w:szCs w:val="22"/>
        </w:rPr>
        <w:t>ke</w:t>
      </w:r>
      <w:proofErr w:type="spellEnd"/>
      <w:r>
        <w:rPr>
          <w:sz w:val="22"/>
          <w:szCs w:val="22"/>
        </w:rPr>
        <w:t xml:space="preserve"> 3), 9), 11), 12), 13), 14), 15), dan 16) </w:t>
      </w:r>
      <w:proofErr w:type="spellStart"/>
      <w:r>
        <w:rPr>
          <w:sz w:val="22"/>
          <w:szCs w:val="22"/>
        </w:rPr>
        <w:t>masih</w:t>
      </w:r>
      <w:proofErr w:type="spellEnd"/>
      <w:r>
        <w:rPr>
          <w:sz w:val="22"/>
          <w:szCs w:val="22"/>
        </w:rPr>
        <w:t xml:space="preserve"> </w:t>
      </w:r>
      <w:proofErr w:type="spellStart"/>
      <w:r>
        <w:rPr>
          <w:sz w:val="22"/>
          <w:szCs w:val="22"/>
        </w:rPr>
        <w:t>belum</w:t>
      </w:r>
      <w:proofErr w:type="spellEnd"/>
      <w:r>
        <w:rPr>
          <w:sz w:val="22"/>
          <w:szCs w:val="22"/>
        </w:rPr>
        <w:t xml:space="preserve"> </w:t>
      </w:r>
      <w:proofErr w:type="spellStart"/>
      <w:r w:rsidR="00855BB3">
        <w:rPr>
          <w:sz w:val="22"/>
          <w:szCs w:val="22"/>
        </w:rPr>
        <w:t>tersegmen</w:t>
      </w:r>
      <w:proofErr w:type="spellEnd"/>
      <w:r w:rsidR="00855BB3">
        <w:rPr>
          <w:sz w:val="22"/>
          <w:szCs w:val="22"/>
        </w:rPr>
        <w:t xml:space="preserve"> </w:t>
      </w:r>
      <w:proofErr w:type="spellStart"/>
      <w:r w:rsidR="00855BB3">
        <w:rPr>
          <w:sz w:val="22"/>
          <w:szCs w:val="22"/>
        </w:rPr>
        <w:t>dengan</w:t>
      </w:r>
      <w:proofErr w:type="spellEnd"/>
      <w:r w:rsidR="00855BB3">
        <w:rPr>
          <w:sz w:val="22"/>
          <w:szCs w:val="22"/>
        </w:rPr>
        <w:t xml:space="preserve"> </w:t>
      </w:r>
      <w:proofErr w:type="spellStart"/>
      <w:r w:rsidR="00855BB3">
        <w:rPr>
          <w:sz w:val="22"/>
          <w:szCs w:val="22"/>
        </w:rPr>
        <w:t>baik</w:t>
      </w:r>
      <w:proofErr w:type="spellEnd"/>
      <w:r w:rsidR="00855BB3">
        <w:rPr>
          <w:sz w:val="22"/>
          <w:szCs w:val="22"/>
        </w:rPr>
        <w:t xml:space="preserve">. </w:t>
      </w:r>
      <w:proofErr w:type="spellStart"/>
      <w:r w:rsidR="00855BB3">
        <w:rPr>
          <w:sz w:val="22"/>
          <w:szCs w:val="22"/>
        </w:rPr>
        <w:t>Berdasarkan</w:t>
      </w:r>
      <w:proofErr w:type="spellEnd"/>
      <w:r w:rsidR="00855BB3">
        <w:rPr>
          <w:sz w:val="22"/>
          <w:szCs w:val="22"/>
        </w:rPr>
        <w:t xml:space="preserve"> </w:t>
      </w:r>
      <w:proofErr w:type="spellStart"/>
      <w:r w:rsidR="00855BB3">
        <w:rPr>
          <w:sz w:val="22"/>
          <w:szCs w:val="22"/>
        </w:rPr>
        <w:t>perhitungan</w:t>
      </w:r>
      <w:proofErr w:type="spellEnd"/>
      <w:r w:rsidR="00855BB3">
        <w:rPr>
          <w:sz w:val="22"/>
          <w:szCs w:val="22"/>
        </w:rPr>
        <w:t xml:space="preserve"> </w:t>
      </w:r>
      <w:proofErr w:type="spellStart"/>
      <w:r w:rsidR="00855BB3">
        <w:rPr>
          <w:sz w:val="22"/>
          <w:szCs w:val="22"/>
        </w:rPr>
        <w:t>IoU</w:t>
      </w:r>
      <w:proofErr w:type="spellEnd"/>
      <w:r w:rsidR="00855BB3">
        <w:rPr>
          <w:sz w:val="22"/>
          <w:szCs w:val="22"/>
        </w:rPr>
        <w:t xml:space="preserve"> yang </w:t>
      </w:r>
      <w:proofErr w:type="spellStart"/>
      <w:r w:rsidR="000910AD">
        <w:rPr>
          <w:sz w:val="22"/>
          <w:szCs w:val="22"/>
        </w:rPr>
        <w:t>dapat</w:t>
      </w:r>
      <w:proofErr w:type="spellEnd"/>
      <w:r w:rsidR="000910AD">
        <w:rPr>
          <w:sz w:val="22"/>
          <w:szCs w:val="22"/>
        </w:rPr>
        <w:t xml:space="preserve"> </w:t>
      </w:r>
      <w:proofErr w:type="spellStart"/>
      <w:r w:rsidR="000910AD">
        <w:rPr>
          <w:sz w:val="22"/>
          <w:szCs w:val="22"/>
        </w:rPr>
        <w:t>dilihat</w:t>
      </w:r>
      <w:proofErr w:type="spellEnd"/>
      <w:r w:rsidR="000910AD">
        <w:rPr>
          <w:sz w:val="22"/>
          <w:szCs w:val="22"/>
        </w:rPr>
        <w:t xml:space="preserve"> </w:t>
      </w:r>
      <w:proofErr w:type="spellStart"/>
      <w:proofErr w:type="gramStart"/>
      <w:r w:rsidR="000910AD">
        <w:rPr>
          <w:sz w:val="22"/>
          <w:szCs w:val="22"/>
        </w:rPr>
        <w:t xml:space="preserve">pada </w:t>
      </w:r>
      <w:proofErr w:type="spellEnd"/>
      <w:r w:rsidR="00855BB3">
        <w:rPr>
          <w:sz w:val="22"/>
          <w:szCs w:val="22"/>
        </w:rPr>
        <w:t xml:space="preserve"> </w:t>
      </w:r>
      <w:proofErr w:type="spellStart"/>
      <w:r w:rsidR="000910AD">
        <w:rPr>
          <w:sz w:val="22"/>
          <w:szCs w:val="22"/>
        </w:rPr>
        <w:t>Tabel</w:t>
      </w:r>
      <w:proofErr w:type="spellEnd"/>
      <w:proofErr w:type="gramEnd"/>
      <w:r w:rsidR="000910AD">
        <w:rPr>
          <w:sz w:val="22"/>
          <w:szCs w:val="22"/>
        </w:rPr>
        <w:t xml:space="preserve"> I, </w:t>
      </w:r>
      <w:proofErr w:type="spellStart"/>
      <w:r w:rsidR="000910AD">
        <w:rPr>
          <w:sz w:val="22"/>
          <w:szCs w:val="22"/>
        </w:rPr>
        <w:t>hasil</w:t>
      </w:r>
      <w:proofErr w:type="spellEnd"/>
      <w:r w:rsidR="000910AD">
        <w:rPr>
          <w:sz w:val="22"/>
          <w:szCs w:val="22"/>
        </w:rPr>
        <w:t xml:space="preserve"> </w:t>
      </w:r>
      <w:proofErr w:type="spellStart"/>
      <w:r w:rsidR="000910AD">
        <w:rPr>
          <w:sz w:val="22"/>
          <w:szCs w:val="22"/>
        </w:rPr>
        <w:t>perhitungan</w:t>
      </w:r>
      <w:proofErr w:type="spellEnd"/>
      <w:r w:rsidR="000910AD">
        <w:rPr>
          <w:sz w:val="22"/>
          <w:szCs w:val="22"/>
        </w:rPr>
        <w:t xml:space="preserve"> </w:t>
      </w:r>
      <w:proofErr w:type="spellStart"/>
      <w:r w:rsidR="000910AD">
        <w:rPr>
          <w:sz w:val="22"/>
          <w:szCs w:val="22"/>
        </w:rPr>
        <w:t>IoU</w:t>
      </w:r>
      <w:proofErr w:type="spellEnd"/>
      <w:r w:rsidR="000910AD">
        <w:rPr>
          <w:sz w:val="22"/>
          <w:szCs w:val="22"/>
        </w:rPr>
        <w:t xml:space="preserve"> juga </w:t>
      </w:r>
      <w:proofErr w:type="spellStart"/>
      <w:r w:rsidR="000910AD">
        <w:rPr>
          <w:sz w:val="22"/>
          <w:szCs w:val="22"/>
        </w:rPr>
        <w:t>menunjukan</w:t>
      </w:r>
      <w:proofErr w:type="spellEnd"/>
      <w:r w:rsidR="000910AD">
        <w:rPr>
          <w:sz w:val="22"/>
          <w:szCs w:val="22"/>
        </w:rPr>
        <w:t xml:space="preserve"> </w:t>
      </w:r>
      <w:proofErr w:type="spellStart"/>
      <w:r w:rsidR="000910AD">
        <w:rPr>
          <w:sz w:val="22"/>
          <w:szCs w:val="22"/>
        </w:rPr>
        <w:t>hal</w:t>
      </w:r>
      <w:proofErr w:type="spellEnd"/>
      <w:r w:rsidR="000910AD">
        <w:rPr>
          <w:sz w:val="22"/>
          <w:szCs w:val="22"/>
        </w:rPr>
        <w:t xml:space="preserve"> yang </w:t>
      </w:r>
      <w:proofErr w:type="spellStart"/>
      <w:r w:rsidR="000910AD">
        <w:rPr>
          <w:sz w:val="22"/>
          <w:szCs w:val="22"/>
        </w:rPr>
        <w:t>sama</w:t>
      </w:r>
      <w:proofErr w:type="spellEnd"/>
      <w:r w:rsidR="000910AD">
        <w:rPr>
          <w:sz w:val="22"/>
          <w:szCs w:val="22"/>
        </w:rPr>
        <w:t xml:space="preserve"> </w:t>
      </w:r>
      <w:proofErr w:type="spellStart"/>
      <w:r w:rsidR="000910AD">
        <w:rPr>
          <w:sz w:val="22"/>
          <w:szCs w:val="22"/>
        </w:rPr>
        <w:t>seperti</w:t>
      </w:r>
      <w:proofErr w:type="spellEnd"/>
      <w:r w:rsidR="000910AD">
        <w:rPr>
          <w:sz w:val="22"/>
          <w:szCs w:val="22"/>
        </w:rPr>
        <w:t xml:space="preserve"> </w:t>
      </w:r>
      <w:proofErr w:type="spellStart"/>
      <w:r w:rsidR="000910AD">
        <w:rPr>
          <w:sz w:val="22"/>
          <w:szCs w:val="22"/>
        </w:rPr>
        <w:t>hasil</w:t>
      </w:r>
      <w:proofErr w:type="spellEnd"/>
      <w:r w:rsidR="000910AD">
        <w:rPr>
          <w:sz w:val="22"/>
          <w:szCs w:val="22"/>
        </w:rPr>
        <w:t xml:space="preserve"> visual. </w:t>
      </w:r>
      <w:proofErr w:type="spellStart"/>
      <w:r w:rsidR="000910AD">
        <w:rPr>
          <w:sz w:val="22"/>
          <w:szCs w:val="22"/>
        </w:rPr>
        <w:t>Dikarenakan</w:t>
      </w:r>
      <w:proofErr w:type="spellEnd"/>
      <w:r w:rsidR="000910AD">
        <w:rPr>
          <w:sz w:val="22"/>
          <w:szCs w:val="22"/>
        </w:rPr>
        <w:t xml:space="preserve"> </w:t>
      </w:r>
      <w:proofErr w:type="spellStart"/>
      <w:r w:rsidR="000910AD">
        <w:rPr>
          <w:sz w:val="22"/>
          <w:szCs w:val="22"/>
        </w:rPr>
        <w:t>banyak</w:t>
      </w:r>
      <w:proofErr w:type="spellEnd"/>
      <w:r w:rsidR="000910AD">
        <w:rPr>
          <w:sz w:val="22"/>
          <w:szCs w:val="22"/>
        </w:rPr>
        <w:t xml:space="preserve"> </w:t>
      </w:r>
      <w:proofErr w:type="spellStart"/>
      <w:r w:rsidR="000910AD">
        <w:rPr>
          <w:sz w:val="22"/>
          <w:szCs w:val="22"/>
        </w:rPr>
        <w:t>hasil</w:t>
      </w:r>
      <w:proofErr w:type="spellEnd"/>
      <w:r w:rsidR="000910AD">
        <w:rPr>
          <w:sz w:val="22"/>
          <w:szCs w:val="22"/>
        </w:rPr>
        <w:t xml:space="preserve"> </w:t>
      </w:r>
      <w:proofErr w:type="spellStart"/>
      <w:r w:rsidR="000910AD">
        <w:rPr>
          <w:sz w:val="22"/>
          <w:szCs w:val="22"/>
        </w:rPr>
        <w:t>IoU</w:t>
      </w:r>
      <w:proofErr w:type="spellEnd"/>
      <w:r w:rsidR="000910AD">
        <w:rPr>
          <w:sz w:val="22"/>
          <w:szCs w:val="22"/>
        </w:rPr>
        <w:t xml:space="preserve"> </w:t>
      </w:r>
      <w:proofErr w:type="spellStart"/>
      <w:r w:rsidR="000910AD">
        <w:rPr>
          <w:sz w:val="22"/>
          <w:szCs w:val="22"/>
        </w:rPr>
        <w:t>metode</w:t>
      </w:r>
      <w:proofErr w:type="spellEnd"/>
      <w:r w:rsidR="000910AD">
        <w:rPr>
          <w:sz w:val="22"/>
          <w:szCs w:val="22"/>
        </w:rPr>
        <w:t xml:space="preserve"> Watershed yang </w:t>
      </w:r>
      <w:proofErr w:type="spellStart"/>
      <w:r w:rsidR="000910AD">
        <w:rPr>
          <w:sz w:val="22"/>
          <w:szCs w:val="22"/>
        </w:rPr>
        <w:t>diusulkan</w:t>
      </w:r>
      <w:proofErr w:type="spellEnd"/>
      <w:r w:rsidR="000910AD">
        <w:rPr>
          <w:sz w:val="22"/>
          <w:szCs w:val="22"/>
        </w:rPr>
        <w:t xml:space="preserve"> </w:t>
      </w:r>
      <w:proofErr w:type="spellStart"/>
      <w:r w:rsidR="000910AD">
        <w:rPr>
          <w:sz w:val="22"/>
          <w:szCs w:val="22"/>
        </w:rPr>
        <w:t>lebih</w:t>
      </w:r>
      <w:proofErr w:type="spellEnd"/>
      <w:r w:rsidR="000910AD">
        <w:rPr>
          <w:sz w:val="22"/>
          <w:szCs w:val="22"/>
        </w:rPr>
        <w:t xml:space="preserve"> </w:t>
      </w:r>
      <w:proofErr w:type="spellStart"/>
      <w:r w:rsidR="000910AD">
        <w:rPr>
          <w:sz w:val="22"/>
          <w:szCs w:val="22"/>
        </w:rPr>
        <w:t>rendah</w:t>
      </w:r>
      <w:proofErr w:type="spellEnd"/>
      <w:r w:rsidR="000910AD">
        <w:rPr>
          <w:sz w:val="22"/>
          <w:szCs w:val="22"/>
        </w:rPr>
        <w:t xml:space="preserve"> </w:t>
      </w:r>
      <w:proofErr w:type="spellStart"/>
      <w:r w:rsidR="000910AD">
        <w:rPr>
          <w:sz w:val="22"/>
          <w:szCs w:val="22"/>
        </w:rPr>
        <w:t>dari</w:t>
      </w:r>
      <w:proofErr w:type="spellEnd"/>
      <w:r w:rsidR="000910AD">
        <w:rPr>
          <w:sz w:val="22"/>
          <w:szCs w:val="22"/>
        </w:rPr>
        <w:t xml:space="preserve"> Watershed [3], rata-rata </w:t>
      </w:r>
      <w:proofErr w:type="spellStart"/>
      <w:r w:rsidR="000910AD">
        <w:rPr>
          <w:sz w:val="22"/>
          <w:szCs w:val="22"/>
        </w:rPr>
        <w:t>dari</w:t>
      </w:r>
      <w:proofErr w:type="spellEnd"/>
      <w:r w:rsidR="000910AD">
        <w:rPr>
          <w:sz w:val="22"/>
          <w:szCs w:val="22"/>
        </w:rPr>
        <w:t xml:space="preserve"> </w:t>
      </w:r>
      <w:proofErr w:type="spellStart"/>
      <w:r w:rsidR="000910AD">
        <w:rPr>
          <w:sz w:val="22"/>
          <w:szCs w:val="22"/>
        </w:rPr>
        <w:t>metode</w:t>
      </w:r>
      <w:proofErr w:type="spellEnd"/>
      <w:r w:rsidR="000910AD">
        <w:rPr>
          <w:sz w:val="22"/>
          <w:szCs w:val="22"/>
        </w:rPr>
        <w:t xml:space="preserve"> Watershed </w:t>
      </w:r>
      <w:proofErr w:type="spellStart"/>
      <w:r w:rsidR="000910AD">
        <w:rPr>
          <w:sz w:val="22"/>
          <w:szCs w:val="22"/>
        </w:rPr>
        <w:t>yamg</w:t>
      </w:r>
      <w:proofErr w:type="spellEnd"/>
      <w:r w:rsidR="000910AD">
        <w:rPr>
          <w:sz w:val="22"/>
          <w:szCs w:val="22"/>
        </w:rPr>
        <w:t xml:space="preserve"> </w:t>
      </w:r>
      <w:proofErr w:type="spellStart"/>
      <w:r w:rsidR="000910AD">
        <w:rPr>
          <w:sz w:val="22"/>
          <w:szCs w:val="22"/>
        </w:rPr>
        <w:t>diusulkan</w:t>
      </w:r>
      <w:proofErr w:type="spellEnd"/>
      <w:r w:rsidR="000910AD">
        <w:rPr>
          <w:sz w:val="22"/>
          <w:szCs w:val="22"/>
        </w:rPr>
        <w:t xml:space="preserve"> </w:t>
      </w:r>
      <w:proofErr w:type="spellStart"/>
      <w:r w:rsidR="000910AD">
        <w:rPr>
          <w:sz w:val="22"/>
          <w:szCs w:val="22"/>
        </w:rPr>
        <w:t>lebih</w:t>
      </w:r>
      <w:proofErr w:type="spellEnd"/>
      <w:r w:rsidR="000910AD">
        <w:rPr>
          <w:sz w:val="22"/>
          <w:szCs w:val="22"/>
        </w:rPr>
        <w:t xml:space="preserve"> </w:t>
      </w:r>
      <w:proofErr w:type="spellStart"/>
      <w:r w:rsidR="000910AD">
        <w:rPr>
          <w:sz w:val="22"/>
          <w:szCs w:val="22"/>
        </w:rPr>
        <w:t>rendah</w:t>
      </w:r>
      <w:proofErr w:type="spellEnd"/>
      <w:r w:rsidR="000910AD">
        <w:rPr>
          <w:sz w:val="22"/>
          <w:szCs w:val="22"/>
        </w:rPr>
        <w:t xml:space="preserve"> </w:t>
      </w:r>
      <w:proofErr w:type="spellStart"/>
      <w:r w:rsidR="000910AD">
        <w:rPr>
          <w:sz w:val="22"/>
          <w:szCs w:val="22"/>
        </w:rPr>
        <w:t>dari</w:t>
      </w:r>
      <w:proofErr w:type="spellEnd"/>
      <w:r w:rsidR="000910AD">
        <w:rPr>
          <w:sz w:val="22"/>
          <w:szCs w:val="22"/>
        </w:rPr>
        <w:t xml:space="preserve"> </w:t>
      </w:r>
      <w:proofErr w:type="spellStart"/>
      <w:r w:rsidR="000910AD">
        <w:rPr>
          <w:sz w:val="22"/>
          <w:szCs w:val="22"/>
        </w:rPr>
        <w:t>penelitian</w:t>
      </w:r>
      <w:proofErr w:type="spellEnd"/>
      <w:r w:rsidR="000910AD">
        <w:rPr>
          <w:sz w:val="22"/>
          <w:szCs w:val="22"/>
        </w:rPr>
        <w:t xml:space="preserve"> </w:t>
      </w:r>
      <w:proofErr w:type="spellStart"/>
      <w:r w:rsidR="000910AD">
        <w:rPr>
          <w:sz w:val="22"/>
          <w:szCs w:val="22"/>
        </w:rPr>
        <w:t>sebelumnya</w:t>
      </w:r>
      <w:proofErr w:type="spellEnd"/>
      <w:r w:rsidR="000910AD">
        <w:rPr>
          <w:sz w:val="22"/>
          <w:szCs w:val="22"/>
        </w:rPr>
        <w:t xml:space="preserve">. Hal </w:t>
      </w:r>
      <w:proofErr w:type="spellStart"/>
      <w:r w:rsidR="000910AD">
        <w:rPr>
          <w:sz w:val="22"/>
          <w:szCs w:val="22"/>
        </w:rPr>
        <w:t>itu</w:t>
      </w:r>
      <w:proofErr w:type="spellEnd"/>
      <w:r w:rsidR="000910AD">
        <w:rPr>
          <w:sz w:val="22"/>
          <w:szCs w:val="22"/>
        </w:rPr>
        <w:t xml:space="preserve"> </w:t>
      </w:r>
      <w:proofErr w:type="spellStart"/>
      <w:r w:rsidR="000910AD">
        <w:rPr>
          <w:sz w:val="22"/>
          <w:szCs w:val="22"/>
        </w:rPr>
        <w:t>dikarenakan</w:t>
      </w:r>
      <w:proofErr w:type="spellEnd"/>
      <w:r w:rsidR="000910AD">
        <w:rPr>
          <w:sz w:val="22"/>
          <w:szCs w:val="22"/>
        </w:rPr>
        <w:t xml:space="preserve"> </w:t>
      </w:r>
      <w:proofErr w:type="spellStart"/>
      <w:r w:rsidR="000910AD">
        <w:rPr>
          <w:sz w:val="22"/>
          <w:szCs w:val="22"/>
        </w:rPr>
        <w:t>dalam</w:t>
      </w:r>
      <w:proofErr w:type="spellEnd"/>
      <w:r w:rsidR="000910AD">
        <w:rPr>
          <w:sz w:val="22"/>
          <w:szCs w:val="22"/>
        </w:rPr>
        <w:t xml:space="preserve"> </w:t>
      </w:r>
      <w:proofErr w:type="spellStart"/>
      <w:r w:rsidR="000910AD">
        <w:rPr>
          <w:sz w:val="22"/>
          <w:szCs w:val="22"/>
        </w:rPr>
        <w:t>penelitian</w:t>
      </w:r>
      <w:proofErr w:type="spellEnd"/>
      <w:r w:rsidR="000910AD">
        <w:rPr>
          <w:sz w:val="22"/>
          <w:szCs w:val="22"/>
        </w:rPr>
        <w:t xml:space="preserve"> </w:t>
      </w:r>
      <w:proofErr w:type="spellStart"/>
      <w:r w:rsidR="000910AD">
        <w:rPr>
          <w:sz w:val="22"/>
          <w:szCs w:val="22"/>
        </w:rPr>
        <w:t>ini</w:t>
      </w:r>
      <w:proofErr w:type="spellEnd"/>
      <w:r w:rsidR="000910AD">
        <w:rPr>
          <w:sz w:val="22"/>
          <w:szCs w:val="22"/>
        </w:rPr>
        <w:t xml:space="preserve"> </w:t>
      </w:r>
      <w:proofErr w:type="spellStart"/>
      <w:r w:rsidR="000910AD">
        <w:rPr>
          <w:sz w:val="22"/>
          <w:szCs w:val="22"/>
        </w:rPr>
        <w:t>hanya</w:t>
      </w:r>
      <w:proofErr w:type="spellEnd"/>
      <w:r w:rsidR="000910AD">
        <w:rPr>
          <w:sz w:val="22"/>
          <w:szCs w:val="22"/>
        </w:rPr>
        <w:t xml:space="preserve"> </w:t>
      </w:r>
      <w:proofErr w:type="spellStart"/>
      <w:r w:rsidR="000910AD">
        <w:rPr>
          <w:sz w:val="22"/>
          <w:szCs w:val="22"/>
        </w:rPr>
        <w:t>mengambil</w:t>
      </w:r>
      <w:proofErr w:type="spellEnd"/>
      <w:r w:rsidR="000910AD">
        <w:rPr>
          <w:sz w:val="22"/>
          <w:szCs w:val="22"/>
        </w:rPr>
        <w:t xml:space="preserve"> Sebagian </w:t>
      </w:r>
      <w:r w:rsidR="000910AD">
        <w:rPr>
          <w:i/>
          <w:iCs/>
          <w:sz w:val="22"/>
          <w:szCs w:val="22"/>
        </w:rPr>
        <w:t>channel</w:t>
      </w:r>
      <w:r w:rsidR="000910AD">
        <w:rPr>
          <w:sz w:val="22"/>
          <w:szCs w:val="22"/>
        </w:rPr>
        <w:t xml:space="preserve"> </w:t>
      </w:r>
      <w:proofErr w:type="spellStart"/>
      <w:r w:rsidR="000910AD">
        <w:rPr>
          <w:sz w:val="22"/>
          <w:szCs w:val="22"/>
        </w:rPr>
        <w:t>yaitu</w:t>
      </w:r>
      <w:proofErr w:type="spellEnd"/>
      <w:r w:rsidR="000910AD">
        <w:rPr>
          <w:sz w:val="22"/>
          <w:szCs w:val="22"/>
        </w:rPr>
        <w:t xml:space="preserve"> </w:t>
      </w:r>
      <w:r w:rsidR="000910AD">
        <w:rPr>
          <w:i/>
          <w:iCs/>
          <w:sz w:val="22"/>
          <w:szCs w:val="22"/>
        </w:rPr>
        <w:t xml:space="preserve">channel L </w:t>
      </w:r>
      <w:proofErr w:type="spellStart"/>
      <w:r w:rsidR="000910AD">
        <w:rPr>
          <w:sz w:val="22"/>
          <w:szCs w:val="22"/>
        </w:rPr>
        <w:t>dalam</w:t>
      </w:r>
      <w:proofErr w:type="spellEnd"/>
      <w:r w:rsidR="000910AD">
        <w:rPr>
          <w:sz w:val="22"/>
          <w:szCs w:val="22"/>
        </w:rPr>
        <w:t xml:space="preserve"> </w:t>
      </w:r>
      <w:proofErr w:type="spellStart"/>
      <w:r w:rsidR="000910AD">
        <w:rPr>
          <w:sz w:val="22"/>
          <w:szCs w:val="22"/>
        </w:rPr>
        <w:t>ruang</w:t>
      </w:r>
      <w:proofErr w:type="spellEnd"/>
      <w:r w:rsidR="000910AD">
        <w:rPr>
          <w:sz w:val="22"/>
          <w:szCs w:val="22"/>
        </w:rPr>
        <w:t xml:space="preserve"> </w:t>
      </w:r>
      <w:proofErr w:type="spellStart"/>
      <w:r w:rsidR="000910AD">
        <w:rPr>
          <w:sz w:val="22"/>
          <w:szCs w:val="22"/>
        </w:rPr>
        <w:t>warna</w:t>
      </w:r>
      <w:proofErr w:type="spellEnd"/>
      <w:r w:rsidR="000910AD">
        <w:rPr>
          <w:sz w:val="22"/>
          <w:szCs w:val="22"/>
        </w:rPr>
        <w:t xml:space="preserve"> LAB dan </w:t>
      </w:r>
      <w:proofErr w:type="spellStart"/>
      <w:r w:rsidR="000910AD">
        <w:rPr>
          <w:sz w:val="22"/>
          <w:szCs w:val="22"/>
        </w:rPr>
        <w:t>bukan</w:t>
      </w:r>
      <w:proofErr w:type="spellEnd"/>
      <w:r w:rsidR="000910AD">
        <w:rPr>
          <w:sz w:val="22"/>
          <w:szCs w:val="22"/>
        </w:rPr>
        <w:t xml:space="preserve"> </w:t>
      </w:r>
      <w:proofErr w:type="spellStart"/>
      <w:r w:rsidR="000910AD">
        <w:rPr>
          <w:sz w:val="22"/>
          <w:szCs w:val="22"/>
        </w:rPr>
        <w:t>keseluruhan</w:t>
      </w:r>
      <w:proofErr w:type="spellEnd"/>
      <w:r w:rsidR="000910AD">
        <w:rPr>
          <w:sz w:val="22"/>
          <w:szCs w:val="22"/>
        </w:rPr>
        <w:t xml:space="preserve"> </w:t>
      </w:r>
      <w:proofErr w:type="spellStart"/>
      <w:r w:rsidR="000910AD">
        <w:rPr>
          <w:sz w:val="22"/>
          <w:szCs w:val="22"/>
        </w:rPr>
        <w:t>gambar</w:t>
      </w:r>
      <w:proofErr w:type="spellEnd"/>
      <w:r w:rsidR="000910AD">
        <w:rPr>
          <w:sz w:val="22"/>
          <w:szCs w:val="22"/>
        </w:rPr>
        <w:t xml:space="preserve">. </w:t>
      </w:r>
      <w:proofErr w:type="spellStart"/>
      <w:r w:rsidR="0001598C">
        <w:rPr>
          <w:sz w:val="22"/>
          <w:szCs w:val="22"/>
        </w:rPr>
        <w:t>Selain</w:t>
      </w:r>
      <w:proofErr w:type="spellEnd"/>
      <w:r w:rsidR="0001598C">
        <w:rPr>
          <w:sz w:val="22"/>
          <w:szCs w:val="22"/>
        </w:rPr>
        <w:t xml:space="preserve"> </w:t>
      </w:r>
      <w:proofErr w:type="spellStart"/>
      <w:r w:rsidR="0001598C">
        <w:rPr>
          <w:sz w:val="22"/>
          <w:szCs w:val="22"/>
        </w:rPr>
        <w:t>itu</w:t>
      </w:r>
      <w:proofErr w:type="spellEnd"/>
      <w:r w:rsidR="0001598C">
        <w:rPr>
          <w:sz w:val="22"/>
          <w:szCs w:val="22"/>
        </w:rPr>
        <w:t xml:space="preserve">, dataset </w:t>
      </w:r>
      <w:proofErr w:type="spellStart"/>
      <w:r w:rsidR="0001598C">
        <w:rPr>
          <w:sz w:val="22"/>
          <w:szCs w:val="22"/>
        </w:rPr>
        <w:t>gambar</w:t>
      </w:r>
      <w:proofErr w:type="spellEnd"/>
      <w:r w:rsidR="0001598C">
        <w:rPr>
          <w:sz w:val="22"/>
          <w:szCs w:val="22"/>
        </w:rPr>
        <w:t xml:space="preserve"> </w:t>
      </w:r>
      <w:proofErr w:type="spellStart"/>
      <w:r w:rsidR="0001598C">
        <w:rPr>
          <w:sz w:val="22"/>
          <w:szCs w:val="22"/>
        </w:rPr>
        <w:t>memiliki</w:t>
      </w:r>
      <w:proofErr w:type="spellEnd"/>
      <w:r w:rsidR="0001598C">
        <w:rPr>
          <w:sz w:val="22"/>
          <w:szCs w:val="22"/>
        </w:rPr>
        <w:t xml:space="preserve"> </w:t>
      </w:r>
      <w:proofErr w:type="spellStart"/>
      <w:r w:rsidR="0001598C">
        <w:rPr>
          <w:sz w:val="22"/>
          <w:szCs w:val="22"/>
        </w:rPr>
        <w:t>bayangan</w:t>
      </w:r>
      <w:proofErr w:type="spellEnd"/>
      <w:r w:rsidR="0001598C">
        <w:rPr>
          <w:sz w:val="22"/>
          <w:szCs w:val="22"/>
        </w:rPr>
        <w:t xml:space="preserve"> yang </w:t>
      </w:r>
      <w:proofErr w:type="spellStart"/>
      <w:r w:rsidR="0001598C">
        <w:rPr>
          <w:sz w:val="22"/>
          <w:szCs w:val="22"/>
        </w:rPr>
        <w:t>masih</w:t>
      </w:r>
      <w:proofErr w:type="spellEnd"/>
      <w:r w:rsidR="0001598C">
        <w:rPr>
          <w:sz w:val="22"/>
          <w:szCs w:val="22"/>
        </w:rPr>
        <w:t xml:space="preserve"> </w:t>
      </w:r>
      <w:proofErr w:type="spellStart"/>
      <w:r w:rsidR="0001598C">
        <w:rPr>
          <w:sz w:val="22"/>
          <w:szCs w:val="22"/>
        </w:rPr>
        <w:t>terhitung</w:t>
      </w:r>
      <w:proofErr w:type="spellEnd"/>
      <w:r w:rsidR="0001598C">
        <w:rPr>
          <w:sz w:val="22"/>
          <w:szCs w:val="22"/>
        </w:rPr>
        <w:t xml:space="preserve"> </w:t>
      </w:r>
      <w:proofErr w:type="spellStart"/>
      <w:r w:rsidR="0001598C">
        <w:rPr>
          <w:sz w:val="22"/>
          <w:szCs w:val="22"/>
        </w:rPr>
        <w:t>sebagai</w:t>
      </w:r>
      <w:proofErr w:type="spellEnd"/>
      <w:r w:rsidR="0001598C">
        <w:rPr>
          <w:sz w:val="22"/>
          <w:szCs w:val="22"/>
        </w:rPr>
        <w:t xml:space="preserve"> </w:t>
      </w:r>
      <w:r w:rsidR="0001598C">
        <w:rPr>
          <w:i/>
          <w:iCs/>
          <w:sz w:val="22"/>
          <w:szCs w:val="22"/>
        </w:rPr>
        <w:t>foreground</w:t>
      </w:r>
      <w:r w:rsidR="0001598C">
        <w:rPr>
          <w:sz w:val="22"/>
          <w:szCs w:val="22"/>
        </w:rPr>
        <w:t>.</w:t>
      </w:r>
    </w:p>
    <w:p w14:paraId="7A53BA96" w14:textId="75556DBC" w:rsidR="24A6C504" w:rsidRDefault="24A6C504" w:rsidP="24A6C504">
      <w:pPr>
        <w:jc w:val="both"/>
        <w:rPr>
          <w:sz w:val="22"/>
          <w:szCs w:val="22"/>
        </w:rPr>
      </w:pPr>
    </w:p>
    <w:p w14:paraId="4B033BBD" w14:textId="53B7572B" w:rsidR="24A6C504" w:rsidRDefault="24A6C504" w:rsidP="24A6C504">
      <w:pPr>
        <w:jc w:val="both"/>
        <w:rPr>
          <w:sz w:val="22"/>
          <w:szCs w:val="22"/>
        </w:rPr>
      </w:pPr>
    </w:p>
    <w:p w14:paraId="2429B98E" w14:textId="39C59CA8" w:rsidR="00935846" w:rsidRPr="00F20C6E" w:rsidRDefault="00935846" w:rsidP="00935846">
      <w:pPr>
        <w:pStyle w:val="TableTitle"/>
        <w:rPr>
          <w:sz w:val="20"/>
          <w:szCs w:val="20"/>
        </w:rPr>
      </w:pPr>
      <w:proofErr w:type="spellStart"/>
      <w:r w:rsidRPr="00F20C6E">
        <w:rPr>
          <w:sz w:val="20"/>
          <w:szCs w:val="20"/>
        </w:rPr>
        <w:t>Tabel</w:t>
      </w:r>
      <w:proofErr w:type="spellEnd"/>
      <w:r w:rsidRPr="00F20C6E">
        <w:rPr>
          <w:sz w:val="20"/>
          <w:szCs w:val="20"/>
        </w:rPr>
        <w:t xml:space="preserve"> I</w:t>
      </w:r>
    </w:p>
    <w:p w14:paraId="6FC0342E" w14:textId="39C59CA8" w:rsidR="00935846" w:rsidRPr="00F20C6E" w:rsidRDefault="00935846" w:rsidP="00935846">
      <w:pPr>
        <w:pStyle w:val="TableTitle"/>
        <w:rPr>
          <w:sz w:val="20"/>
          <w:szCs w:val="20"/>
          <w:lang w:val="id-ID"/>
        </w:rPr>
      </w:pPr>
      <w:proofErr w:type="spellStart"/>
      <w:r w:rsidRPr="00F20C6E">
        <w:rPr>
          <w:sz w:val="20"/>
          <w:szCs w:val="20"/>
        </w:rPr>
        <w:t>hasil</w:t>
      </w:r>
      <w:proofErr w:type="spellEnd"/>
      <w:r w:rsidRPr="00F20C6E">
        <w:rPr>
          <w:sz w:val="20"/>
          <w:szCs w:val="20"/>
        </w:rPr>
        <w:t xml:space="preserve"> </w:t>
      </w:r>
      <w:proofErr w:type="spellStart"/>
      <w:r w:rsidRPr="00F20C6E">
        <w:rPr>
          <w:sz w:val="20"/>
          <w:szCs w:val="20"/>
        </w:rPr>
        <w:t>perhitungan</w:t>
      </w:r>
      <w:proofErr w:type="spellEnd"/>
      <w:r w:rsidRPr="00F20C6E">
        <w:rPr>
          <w:sz w:val="20"/>
          <w:szCs w:val="20"/>
        </w:rPr>
        <w:t xml:space="preserve"> </w:t>
      </w:r>
      <w:proofErr w:type="spellStart"/>
      <w:r w:rsidRPr="00F20C6E">
        <w:rPr>
          <w:sz w:val="20"/>
          <w:szCs w:val="20"/>
        </w:rPr>
        <w:t>IoU</w:t>
      </w:r>
      <w:proofErr w:type="spellEnd"/>
    </w:p>
    <w:tbl>
      <w:tblPr>
        <w:tblW w:w="0" w:type="auto"/>
        <w:tblInd w:w="1482" w:type="dxa"/>
        <w:tblBorders>
          <w:top w:val="single" w:sz="12" w:space="0" w:color="808080"/>
          <w:bottom w:val="single" w:sz="12" w:space="0" w:color="808080"/>
        </w:tblBorders>
        <w:tblLayout w:type="fixed"/>
        <w:tblLook w:val="0000" w:firstRow="0" w:lastRow="0" w:firstColumn="0" w:lastColumn="0" w:noHBand="0" w:noVBand="0"/>
      </w:tblPr>
      <w:tblGrid>
        <w:gridCol w:w="1593"/>
        <w:gridCol w:w="2038"/>
        <w:gridCol w:w="1160"/>
        <w:gridCol w:w="2176"/>
      </w:tblGrid>
      <w:tr w:rsidR="00935846" w14:paraId="41B8E3E0" w14:textId="77777777" w:rsidTr="004A448B">
        <w:trPr>
          <w:trHeight w:val="449"/>
        </w:trPr>
        <w:tc>
          <w:tcPr>
            <w:tcW w:w="1593" w:type="dxa"/>
            <w:tcBorders>
              <w:top w:val="double" w:sz="4" w:space="0" w:color="auto"/>
              <w:left w:val="nil"/>
              <w:bottom w:val="nil"/>
              <w:right w:val="nil"/>
            </w:tcBorders>
          </w:tcPr>
          <w:p w14:paraId="3B9EC05F" w14:textId="77777777" w:rsidR="00935846" w:rsidRPr="00706BB8" w:rsidRDefault="00935846" w:rsidP="004A448B">
            <w:pPr>
              <w:jc w:val="center"/>
              <w:rPr>
                <w:sz w:val="18"/>
                <w:szCs w:val="18"/>
              </w:rPr>
            </w:pPr>
            <w:r>
              <w:rPr>
                <w:sz w:val="18"/>
                <w:szCs w:val="18"/>
              </w:rPr>
              <w:t>No.</w:t>
            </w:r>
          </w:p>
        </w:tc>
        <w:tc>
          <w:tcPr>
            <w:tcW w:w="2038" w:type="dxa"/>
            <w:tcBorders>
              <w:top w:val="double" w:sz="4" w:space="0" w:color="auto"/>
              <w:left w:val="nil"/>
              <w:bottom w:val="nil"/>
              <w:right w:val="nil"/>
            </w:tcBorders>
            <w:vAlign w:val="center"/>
          </w:tcPr>
          <w:p w14:paraId="5446D97F" w14:textId="77777777" w:rsidR="00935846" w:rsidRPr="00706BB8" w:rsidRDefault="00935846" w:rsidP="004A448B">
            <w:pPr>
              <w:jc w:val="center"/>
              <w:rPr>
                <w:sz w:val="18"/>
                <w:szCs w:val="18"/>
              </w:rPr>
            </w:pPr>
            <w:r w:rsidRPr="00706BB8">
              <w:rPr>
                <w:sz w:val="18"/>
                <w:szCs w:val="18"/>
              </w:rPr>
              <w:t>Nama File</w:t>
            </w:r>
          </w:p>
        </w:tc>
        <w:tc>
          <w:tcPr>
            <w:tcW w:w="1160" w:type="dxa"/>
            <w:tcBorders>
              <w:top w:val="double" w:sz="4" w:space="0" w:color="auto"/>
              <w:left w:val="nil"/>
              <w:bottom w:val="nil"/>
              <w:right w:val="nil"/>
            </w:tcBorders>
            <w:vAlign w:val="center"/>
          </w:tcPr>
          <w:p w14:paraId="3D12C6F0" w14:textId="77777777" w:rsidR="00935846" w:rsidRPr="00706BB8" w:rsidRDefault="00935846" w:rsidP="004A448B">
            <w:pPr>
              <w:pStyle w:val="TableTitle"/>
              <w:rPr>
                <w:smallCaps w:val="0"/>
                <w:sz w:val="18"/>
                <w:szCs w:val="18"/>
              </w:rPr>
            </w:pPr>
            <w:r w:rsidRPr="00706BB8">
              <w:rPr>
                <w:smallCaps w:val="0"/>
                <w:sz w:val="18"/>
                <w:szCs w:val="18"/>
              </w:rPr>
              <w:t>Watershed</w:t>
            </w:r>
          </w:p>
        </w:tc>
        <w:tc>
          <w:tcPr>
            <w:tcW w:w="2176" w:type="dxa"/>
            <w:tcBorders>
              <w:top w:val="double" w:sz="4" w:space="0" w:color="auto"/>
              <w:left w:val="nil"/>
              <w:bottom w:val="nil"/>
              <w:right w:val="nil"/>
            </w:tcBorders>
            <w:vAlign w:val="center"/>
          </w:tcPr>
          <w:p w14:paraId="1466AAF3" w14:textId="77777777" w:rsidR="00935846" w:rsidRPr="00706BB8" w:rsidRDefault="00935846" w:rsidP="004A448B">
            <w:pPr>
              <w:jc w:val="center"/>
              <w:rPr>
                <w:sz w:val="18"/>
                <w:szCs w:val="18"/>
              </w:rPr>
            </w:pPr>
            <w:r w:rsidRPr="00706BB8">
              <w:rPr>
                <w:sz w:val="18"/>
                <w:szCs w:val="18"/>
              </w:rPr>
              <w:t xml:space="preserve">Watershed yang </w:t>
            </w:r>
            <w:proofErr w:type="spellStart"/>
            <w:r w:rsidRPr="00706BB8">
              <w:rPr>
                <w:sz w:val="18"/>
                <w:szCs w:val="18"/>
              </w:rPr>
              <w:t>diusulkan</w:t>
            </w:r>
            <w:proofErr w:type="spellEnd"/>
          </w:p>
        </w:tc>
      </w:tr>
      <w:tr w:rsidR="00935846" w14:paraId="1DFB3689" w14:textId="77777777" w:rsidTr="004A448B">
        <w:trPr>
          <w:trHeight w:val="196"/>
        </w:trPr>
        <w:tc>
          <w:tcPr>
            <w:tcW w:w="1593" w:type="dxa"/>
            <w:tcBorders>
              <w:top w:val="nil"/>
              <w:left w:val="nil"/>
              <w:bottom w:val="nil"/>
              <w:right w:val="nil"/>
            </w:tcBorders>
            <w:vAlign w:val="bottom"/>
          </w:tcPr>
          <w:p w14:paraId="6D0AD9AB" w14:textId="77777777" w:rsidR="00935846" w:rsidRPr="00CE1164" w:rsidRDefault="00935846" w:rsidP="004A448B">
            <w:pPr>
              <w:jc w:val="center"/>
              <w:rPr>
                <w:lang w:val="en-ID" w:eastAsia="ja-JP"/>
              </w:rPr>
            </w:pPr>
            <w:r w:rsidRPr="00CE1164">
              <w:t>1</w:t>
            </w:r>
          </w:p>
        </w:tc>
        <w:tc>
          <w:tcPr>
            <w:tcW w:w="2038" w:type="dxa"/>
            <w:tcBorders>
              <w:top w:val="nil"/>
              <w:left w:val="nil"/>
              <w:bottom w:val="nil"/>
              <w:right w:val="nil"/>
            </w:tcBorders>
            <w:vAlign w:val="bottom"/>
          </w:tcPr>
          <w:p w14:paraId="544D7865" w14:textId="77777777" w:rsidR="00935846" w:rsidRPr="00CE1164" w:rsidRDefault="00935846" w:rsidP="004A448B">
            <w:pPr>
              <w:jc w:val="center"/>
            </w:pPr>
            <w:r w:rsidRPr="00CE1164">
              <w:t>ambarella044.JPG</w:t>
            </w:r>
          </w:p>
        </w:tc>
        <w:tc>
          <w:tcPr>
            <w:tcW w:w="1160" w:type="dxa"/>
            <w:tcBorders>
              <w:top w:val="nil"/>
              <w:left w:val="nil"/>
              <w:bottom w:val="nil"/>
              <w:right w:val="nil"/>
            </w:tcBorders>
            <w:vAlign w:val="bottom"/>
          </w:tcPr>
          <w:p w14:paraId="3B109D86" w14:textId="77777777" w:rsidR="00935846" w:rsidRPr="00CE1164" w:rsidRDefault="00935846" w:rsidP="004A448B">
            <w:pPr>
              <w:jc w:val="center"/>
            </w:pPr>
            <w:r w:rsidRPr="00CE1164">
              <w:t>0.37489</w:t>
            </w:r>
          </w:p>
        </w:tc>
        <w:tc>
          <w:tcPr>
            <w:tcW w:w="2176" w:type="dxa"/>
            <w:tcBorders>
              <w:top w:val="nil"/>
              <w:left w:val="nil"/>
              <w:bottom w:val="nil"/>
              <w:right w:val="nil"/>
            </w:tcBorders>
            <w:vAlign w:val="bottom"/>
          </w:tcPr>
          <w:p w14:paraId="0777E790" w14:textId="77777777" w:rsidR="00935846" w:rsidRPr="00CE1164" w:rsidRDefault="00935846" w:rsidP="004A448B">
            <w:pPr>
              <w:jc w:val="center"/>
            </w:pPr>
            <w:r w:rsidRPr="00CE1164">
              <w:t>0.465907</w:t>
            </w:r>
          </w:p>
        </w:tc>
      </w:tr>
      <w:tr w:rsidR="00935846" w14:paraId="0B7B6357" w14:textId="77777777" w:rsidTr="004A448B">
        <w:tc>
          <w:tcPr>
            <w:tcW w:w="1593" w:type="dxa"/>
            <w:tcBorders>
              <w:top w:val="nil"/>
              <w:left w:val="nil"/>
              <w:bottom w:val="nil"/>
              <w:right w:val="nil"/>
            </w:tcBorders>
            <w:vAlign w:val="bottom"/>
          </w:tcPr>
          <w:p w14:paraId="4967FA97" w14:textId="77777777" w:rsidR="00935846" w:rsidRPr="00CE1164" w:rsidRDefault="00935846" w:rsidP="004A448B">
            <w:pPr>
              <w:jc w:val="center"/>
              <w:rPr>
                <w:lang w:val="en-ID" w:eastAsia="ja-JP"/>
              </w:rPr>
            </w:pPr>
            <w:r w:rsidRPr="00CE1164">
              <w:t>2</w:t>
            </w:r>
          </w:p>
        </w:tc>
        <w:tc>
          <w:tcPr>
            <w:tcW w:w="2038" w:type="dxa"/>
            <w:tcBorders>
              <w:top w:val="nil"/>
              <w:left w:val="nil"/>
              <w:bottom w:val="nil"/>
              <w:right w:val="nil"/>
            </w:tcBorders>
            <w:vAlign w:val="bottom"/>
          </w:tcPr>
          <w:p w14:paraId="35053E02" w14:textId="77777777" w:rsidR="00935846" w:rsidRPr="00CE1164" w:rsidRDefault="00935846" w:rsidP="004A448B">
            <w:pPr>
              <w:jc w:val="center"/>
              <w:rPr>
                <w:i/>
                <w:iCs/>
              </w:rPr>
            </w:pPr>
            <w:r w:rsidRPr="00CE1164">
              <w:t>sapodilla041.JPG</w:t>
            </w:r>
          </w:p>
        </w:tc>
        <w:tc>
          <w:tcPr>
            <w:tcW w:w="1160" w:type="dxa"/>
            <w:tcBorders>
              <w:top w:val="nil"/>
              <w:left w:val="nil"/>
              <w:bottom w:val="nil"/>
              <w:right w:val="nil"/>
            </w:tcBorders>
            <w:vAlign w:val="bottom"/>
          </w:tcPr>
          <w:p w14:paraId="2528B3B0" w14:textId="77777777" w:rsidR="00935846" w:rsidRPr="00CE1164" w:rsidRDefault="00935846" w:rsidP="004A448B">
            <w:pPr>
              <w:jc w:val="center"/>
            </w:pPr>
            <w:r w:rsidRPr="00CE1164">
              <w:t>0.412672</w:t>
            </w:r>
          </w:p>
        </w:tc>
        <w:tc>
          <w:tcPr>
            <w:tcW w:w="2176" w:type="dxa"/>
            <w:tcBorders>
              <w:top w:val="nil"/>
              <w:left w:val="nil"/>
              <w:bottom w:val="nil"/>
              <w:right w:val="nil"/>
            </w:tcBorders>
            <w:vAlign w:val="bottom"/>
          </w:tcPr>
          <w:p w14:paraId="25821C10" w14:textId="77777777" w:rsidR="00935846" w:rsidRPr="00CE1164" w:rsidRDefault="00935846" w:rsidP="004A448B">
            <w:pPr>
              <w:jc w:val="center"/>
              <w:rPr>
                <w:vertAlign w:val="superscript"/>
              </w:rPr>
            </w:pPr>
            <w:r w:rsidRPr="00CE1164">
              <w:t>0.810632</w:t>
            </w:r>
          </w:p>
        </w:tc>
      </w:tr>
      <w:tr w:rsidR="00935846" w14:paraId="4FD83FFF" w14:textId="77777777" w:rsidTr="004A448B">
        <w:tc>
          <w:tcPr>
            <w:tcW w:w="1593" w:type="dxa"/>
            <w:tcBorders>
              <w:top w:val="nil"/>
              <w:left w:val="nil"/>
              <w:bottom w:val="nil"/>
              <w:right w:val="nil"/>
            </w:tcBorders>
            <w:vAlign w:val="bottom"/>
          </w:tcPr>
          <w:p w14:paraId="179EA5B3" w14:textId="77777777" w:rsidR="00935846" w:rsidRPr="00CE1164" w:rsidRDefault="00935846" w:rsidP="004A448B">
            <w:pPr>
              <w:jc w:val="center"/>
              <w:rPr>
                <w:lang w:val="en-ID" w:eastAsia="ja-JP"/>
              </w:rPr>
            </w:pPr>
            <w:r w:rsidRPr="00CE1164">
              <w:t>3</w:t>
            </w:r>
          </w:p>
        </w:tc>
        <w:tc>
          <w:tcPr>
            <w:tcW w:w="2038" w:type="dxa"/>
            <w:tcBorders>
              <w:top w:val="nil"/>
              <w:left w:val="nil"/>
              <w:bottom w:val="nil"/>
              <w:right w:val="nil"/>
            </w:tcBorders>
            <w:vAlign w:val="bottom"/>
          </w:tcPr>
          <w:p w14:paraId="3C477422" w14:textId="77777777" w:rsidR="00935846" w:rsidRPr="00CE1164" w:rsidRDefault="00935846" w:rsidP="004A448B">
            <w:pPr>
              <w:ind w:right="-112"/>
              <w:jc w:val="center"/>
              <w:rPr>
                <w:i/>
                <w:iCs/>
              </w:rPr>
            </w:pPr>
            <w:r w:rsidRPr="00CE1164">
              <w:t>star_fruit050.JPG</w:t>
            </w:r>
          </w:p>
        </w:tc>
        <w:tc>
          <w:tcPr>
            <w:tcW w:w="1160" w:type="dxa"/>
            <w:tcBorders>
              <w:top w:val="nil"/>
              <w:left w:val="nil"/>
              <w:bottom w:val="nil"/>
              <w:right w:val="nil"/>
            </w:tcBorders>
            <w:vAlign w:val="bottom"/>
          </w:tcPr>
          <w:p w14:paraId="1C3F075B" w14:textId="77777777" w:rsidR="00935846" w:rsidRPr="00CE1164" w:rsidRDefault="00935846" w:rsidP="004A448B">
            <w:pPr>
              <w:jc w:val="center"/>
            </w:pPr>
            <w:r w:rsidRPr="00CE1164">
              <w:t>0.819579</w:t>
            </w:r>
          </w:p>
        </w:tc>
        <w:tc>
          <w:tcPr>
            <w:tcW w:w="2176" w:type="dxa"/>
            <w:tcBorders>
              <w:top w:val="nil"/>
              <w:left w:val="nil"/>
              <w:bottom w:val="nil"/>
              <w:right w:val="nil"/>
            </w:tcBorders>
            <w:vAlign w:val="bottom"/>
          </w:tcPr>
          <w:p w14:paraId="390A0114" w14:textId="77777777" w:rsidR="00935846" w:rsidRPr="00CE1164" w:rsidRDefault="00935846" w:rsidP="004A448B">
            <w:pPr>
              <w:jc w:val="center"/>
            </w:pPr>
            <w:r w:rsidRPr="00CE1164">
              <w:t>0.072153</w:t>
            </w:r>
          </w:p>
        </w:tc>
      </w:tr>
      <w:tr w:rsidR="00935846" w14:paraId="06565FA8" w14:textId="77777777" w:rsidTr="004A448B">
        <w:tc>
          <w:tcPr>
            <w:tcW w:w="1593" w:type="dxa"/>
            <w:tcBorders>
              <w:top w:val="nil"/>
              <w:left w:val="nil"/>
              <w:bottom w:val="nil"/>
              <w:right w:val="nil"/>
            </w:tcBorders>
            <w:vAlign w:val="bottom"/>
          </w:tcPr>
          <w:p w14:paraId="361BEA69" w14:textId="77777777" w:rsidR="00935846" w:rsidRPr="00CE1164" w:rsidRDefault="00935846" w:rsidP="004A448B">
            <w:pPr>
              <w:jc w:val="center"/>
              <w:rPr>
                <w:lang w:val="en-ID" w:eastAsia="ja-JP"/>
              </w:rPr>
            </w:pPr>
            <w:r w:rsidRPr="00CE1164">
              <w:t>4</w:t>
            </w:r>
          </w:p>
        </w:tc>
        <w:tc>
          <w:tcPr>
            <w:tcW w:w="2038" w:type="dxa"/>
            <w:tcBorders>
              <w:top w:val="nil"/>
              <w:left w:val="nil"/>
              <w:bottom w:val="nil"/>
              <w:right w:val="nil"/>
            </w:tcBorders>
            <w:vAlign w:val="bottom"/>
          </w:tcPr>
          <w:p w14:paraId="67FC90A3" w14:textId="77777777" w:rsidR="00935846" w:rsidRPr="00CE1164" w:rsidRDefault="00935846" w:rsidP="004A448B">
            <w:pPr>
              <w:jc w:val="center"/>
              <w:rPr>
                <w:i/>
                <w:iCs/>
              </w:rPr>
            </w:pPr>
            <w:r w:rsidRPr="00CE1164">
              <w:t>ambarella041.JPG</w:t>
            </w:r>
          </w:p>
        </w:tc>
        <w:tc>
          <w:tcPr>
            <w:tcW w:w="1160" w:type="dxa"/>
            <w:tcBorders>
              <w:top w:val="nil"/>
              <w:left w:val="nil"/>
              <w:bottom w:val="nil"/>
              <w:right w:val="nil"/>
            </w:tcBorders>
            <w:vAlign w:val="bottom"/>
          </w:tcPr>
          <w:p w14:paraId="5F45BCE4" w14:textId="77777777" w:rsidR="00935846" w:rsidRPr="00CE1164" w:rsidRDefault="00935846" w:rsidP="004A448B">
            <w:pPr>
              <w:jc w:val="center"/>
              <w:rPr>
                <w:vertAlign w:val="superscript"/>
              </w:rPr>
            </w:pPr>
            <w:r w:rsidRPr="00CE1164">
              <w:t>0.416913</w:t>
            </w:r>
          </w:p>
        </w:tc>
        <w:tc>
          <w:tcPr>
            <w:tcW w:w="2176" w:type="dxa"/>
            <w:tcBorders>
              <w:top w:val="nil"/>
              <w:left w:val="nil"/>
              <w:bottom w:val="nil"/>
              <w:right w:val="nil"/>
            </w:tcBorders>
            <w:vAlign w:val="bottom"/>
          </w:tcPr>
          <w:p w14:paraId="116C6474" w14:textId="77777777" w:rsidR="00935846" w:rsidRPr="00CE1164" w:rsidRDefault="00935846" w:rsidP="004A448B">
            <w:pPr>
              <w:jc w:val="center"/>
            </w:pPr>
            <w:r w:rsidRPr="00CE1164">
              <w:t>0.476986</w:t>
            </w:r>
          </w:p>
        </w:tc>
      </w:tr>
      <w:tr w:rsidR="00935846" w14:paraId="7B2F01B8" w14:textId="77777777" w:rsidTr="004A448B">
        <w:tc>
          <w:tcPr>
            <w:tcW w:w="1593" w:type="dxa"/>
            <w:tcBorders>
              <w:top w:val="nil"/>
              <w:left w:val="nil"/>
              <w:bottom w:val="nil"/>
              <w:right w:val="nil"/>
            </w:tcBorders>
            <w:vAlign w:val="bottom"/>
          </w:tcPr>
          <w:p w14:paraId="3AA05545" w14:textId="77777777" w:rsidR="00935846" w:rsidRPr="00CE1164" w:rsidRDefault="00935846" w:rsidP="004A448B">
            <w:pPr>
              <w:jc w:val="center"/>
              <w:rPr>
                <w:lang w:val="en-ID" w:eastAsia="ja-JP"/>
              </w:rPr>
            </w:pPr>
            <w:r w:rsidRPr="00CE1164">
              <w:t>5</w:t>
            </w:r>
          </w:p>
        </w:tc>
        <w:tc>
          <w:tcPr>
            <w:tcW w:w="2038" w:type="dxa"/>
            <w:tcBorders>
              <w:top w:val="nil"/>
              <w:left w:val="nil"/>
              <w:bottom w:val="nil"/>
              <w:right w:val="nil"/>
            </w:tcBorders>
            <w:vAlign w:val="bottom"/>
          </w:tcPr>
          <w:p w14:paraId="33F41C79" w14:textId="77777777" w:rsidR="00935846" w:rsidRPr="00CE1164" w:rsidRDefault="00935846" w:rsidP="004A448B">
            <w:pPr>
              <w:jc w:val="center"/>
              <w:rPr>
                <w:i/>
                <w:iCs/>
              </w:rPr>
            </w:pPr>
            <w:r w:rsidRPr="00CE1164">
              <w:t>avocado168.JPG</w:t>
            </w:r>
          </w:p>
        </w:tc>
        <w:tc>
          <w:tcPr>
            <w:tcW w:w="1160" w:type="dxa"/>
            <w:tcBorders>
              <w:top w:val="nil"/>
              <w:left w:val="nil"/>
              <w:bottom w:val="nil"/>
              <w:right w:val="nil"/>
            </w:tcBorders>
            <w:vAlign w:val="bottom"/>
          </w:tcPr>
          <w:p w14:paraId="36F510B8" w14:textId="77777777" w:rsidR="00935846" w:rsidRPr="00CE1164" w:rsidRDefault="00935846" w:rsidP="004A448B">
            <w:pPr>
              <w:jc w:val="center"/>
            </w:pPr>
            <w:r w:rsidRPr="00CE1164">
              <w:t>0.294128</w:t>
            </w:r>
          </w:p>
        </w:tc>
        <w:tc>
          <w:tcPr>
            <w:tcW w:w="2176" w:type="dxa"/>
            <w:tcBorders>
              <w:top w:val="nil"/>
              <w:left w:val="nil"/>
              <w:bottom w:val="nil"/>
              <w:right w:val="nil"/>
            </w:tcBorders>
            <w:vAlign w:val="bottom"/>
          </w:tcPr>
          <w:p w14:paraId="728F369C" w14:textId="77777777" w:rsidR="00935846" w:rsidRPr="00CE1164" w:rsidRDefault="00935846" w:rsidP="004A448B">
            <w:pPr>
              <w:jc w:val="center"/>
            </w:pPr>
            <w:r w:rsidRPr="00CE1164">
              <w:t>0.386869</w:t>
            </w:r>
          </w:p>
        </w:tc>
      </w:tr>
      <w:tr w:rsidR="00935846" w14:paraId="50658078" w14:textId="77777777" w:rsidTr="004A448B">
        <w:tc>
          <w:tcPr>
            <w:tcW w:w="1593" w:type="dxa"/>
            <w:tcBorders>
              <w:top w:val="nil"/>
              <w:left w:val="nil"/>
              <w:bottom w:val="nil"/>
              <w:right w:val="nil"/>
            </w:tcBorders>
            <w:vAlign w:val="bottom"/>
          </w:tcPr>
          <w:p w14:paraId="5561E435" w14:textId="77777777" w:rsidR="00935846" w:rsidRPr="00CE1164" w:rsidRDefault="00935846" w:rsidP="004A448B">
            <w:pPr>
              <w:jc w:val="center"/>
              <w:rPr>
                <w:lang w:val="en-ID" w:eastAsia="ja-JP"/>
              </w:rPr>
            </w:pPr>
            <w:r w:rsidRPr="00CE1164">
              <w:t>6</w:t>
            </w:r>
          </w:p>
        </w:tc>
        <w:tc>
          <w:tcPr>
            <w:tcW w:w="2038" w:type="dxa"/>
            <w:tcBorders>
              <w:top w:val="nil"/>
              <w:left w:val="nil"/>
              <w:bottom w:val="nil"/>
              <w:right w:val="nil"/>
            </w:tcBorders>
            <w:vAlign w:val="bottom"/>
          </w:tcPr>
          <w:p w14:paraId="277CA28B" w14:textId="77777777" w:rsidR="00935846" w:rsidRPr="00CE1164" w:rsidRDefault="00935846" w:rsidP="004A448B">
            <w:pPr>
              <w:jc w:val="center"/>
              <w:rPr>
                <w:i/>
                <w:iCs/>
              </w:rPr>
            </w:pPr>
            <w:r w:rsidRPr="00CE1164">
              <w:t>salak002.JPG</w:t>
            </w:r>
          </w:p>
        </w:tc>
        <w:tc>
          <w:tcPr>
            <w:tcW w:w="1160" w:type="dxa"/>
            <w:tcBorders>
              <w:top w:val="nil"/>
              <w:left w:val="nil"/>
              <w:bottom w:val="nil"/>
              <w:right w:val="nil"/>
            </w:tcBorders>
            <w:vAlign w:val="bottom"/>
          </w:tcPr>
          <w:p w14:paraId="73746770" w14:textId="77777777" w:rsidR="00935846" w:rsidRPr="00CE1164" w:rsidRDefault="00935846" w:rsidP="004A448B">
            <w:pPr>
              <w:jc w:val="center"/>
            </w:pPr>
            <w:r w:rsidRPr="00CE1164">
              <w:t>0.631862</w:t>
            </w:r>
          </w:p>
        </w:tc>
        <w:tc>
          <w:tcPr>
            <w:tcW w:w="2176" w:type="dxa"/>
            <w:tcBorders>
              <w:top w:val="nil"/>
              <w:left w:val="nil"/>
              <w:bottom w:val="nil"/>
              <w:right w:val="nil"/>
            </w:tcBorders>
            <w:vAlign w:val="bottom"/>
          </w:tcPr>
          <w:p w14:paraId="53B135B0" w14:textId="77777777" w:rsidR="00935846" w:rsidRPr="00CE1164" w:rsidRDefault="00935846" w:rsidP="004A448B">
            <w:pPr>
              <w:jc w:val="center"/>
            </w:pPr>
            <w:r w:rsidRPr="00CE1164">
              <w:t>0.66012</w:t>
            </w:r>
          </w:p>
        </w:tc>
      </w:tr>
      <w:tr w:rsidR="00935846" w14:paraId="4A16A020" w14:textId="77777777" w:rsidTr="004A448B">
        <w:tc>
          <w:tcPr>
            <w:tcW w:w="1593" w:type="dxa"/>
            <w:tcBorders>
              <w:top w:val="nil"/>
              <w:left w:val="nil"/>
              <w:bottom w:val="nil"/>
              <w:right w:val="nil"/>
            </w:tcBorders>
            <w:vAlign w:val="bottom"/>
          </w:tcPr>
          <w:p w14:paraId="60FE6C22" w14:textId="77777777" w:rsidR="00935846" w:rsidRPr="00CE1164" w:rsidRDefault="00935846" w:rsidP="004A448B">
            <w:pPr>
              <w:jc w:val="center"/>
              <w:rPr>
                <w:lang w:val="en-ID" w:eastAsia="ja-JP"/>
              </w:rPr>
            </w:pPr>
            <w:r w:rsidRPr="00CE1164">
              <w:t>7</w:t>
            </w:r>
          </w:p>
        </w:tc>
        <w:tc>
          <w:tcPr>
            <w:tcW w:w="2038" w:type="dxa"/>
            <w:tcBorders>
              <w:top w:val="nil"/>
              <w:left w:val="nil"/>
              <w:bottom w:val="nil"/>
              <w:right w:val="nil"/>
            </w:tcBorders>
            <w:vAlign w:val="bottom"/>
          </w:tcPr>
          <w:p w14:paraId="1B874DD0" w14:textId="77777777" w:rsidR="00935846" w:rsidRPr="00CE1164" w:rsidRDefault="00935846" w:rsidP="004A448B">
            <w:pPr>
              <w:jc w:val="center"/>
            </w:pPr>
            <w:r w:rsidRPr="00CE1164">
              <w:t>salak006.JPG</w:t>
            </w:r>
          </w:p>
        </w:tc>
        <w:tc>
          <w:tcPr>
            <w:tcW w:w="1160" w:type="dxa"/>
            <w:tcBorders>
              <w:top w:val="nil"/>
              <w:left w:val="nil"/>
              <w:bottom w:val="nil"/>
              <w:right w:val="nil"/>
            </w:tcBorders>
            <w:vAlign w:val="bottom"/>
          </w:tcPr>
          <w:p w14:paraId="30C0E8E6" w14:textId="77777777" w:rsidR="00935846" w:rsidRPr="00CE1164" w:rsidRDefault="00935846" w:rsidP="004A448B">
            <w:pPr>
              <w:jc w:val="center"/>
            </w:pPr>
            <w:r w:rsidRPr="00CE1164">
              <w:t>0.491734</w:t>
            </w:r>
          </w:p>
        </w:tc>
        <w:tc>
          <w:tcPr>
            <w:tcW w:w="2176" w:type="dxa"/>
            <w:tcBorders>
              <w:top w:val="nil"/>
              <w:left w:val="nil"/>
              <w:bottom w:val="nil"/>
              <w:right w:val="nil"/>
            </w:tcBorders>
            <w:vAlign w:val="bottom"/>
          </w:tcPr>
          <w:p w14:paraId="73B38C34" w14:textId="77777777" w:rsidR="00935846" w:rsidRPr="00CE1164" w:rsidRDefault="00935846" w:rsidP="004A448B">
            <w:pPr>
              <w:jc w:val="center"/>
            </w:pPr>
            <w:r w:rsidRPr="00CE1164">
              <w:t>0.673465</w:t>
            </w:r>
          </w:p>
        </w:tc>
      </w:tr>
      <w:tr w:rsidR="00935846" w14:paraId="0175A6AB" w14:textId="77777777" w:rsidTr="004A448B">
        <w:tc>
          <w:tcPr>
            <w:tcW w:w="1593" w:type="dxa"/>
            <w:tcBorders>
              <w:top w:val="nil"/>
              <w:left w:val="nil"/>
              <w:bottom w:val="nil"/>
              <w:right w:val="nil"/>
            </w:tcBorders>
            <w:vAlign w:val="bottom"/>
          </w:tcPr>
          <w:p w14:paraId="6109C191" w14:textId="77777777" w:rsidR="00935846" w:rsidRPr="00CE1164" w:rsidRDefault="00935846" w:rsidP="004A448B">
            <w:pPr>
              <w:jc w:val="center"/>
              <w:rPr>
                <w:lang w:val="en-ID" w:eastAsia="ja-JP"/>
              </w:rPr>
            </w:pPr>
            <w:r w:rsidRPr="00CE1164">
              <w:t>8</w:t>
            </w:r>
          </w:p>
        </w:tc>
        <w:tc>
          <w:tcPr>
            <w:tcW w:w="2038" w:type="dxa"/>
            <w:tcBorders>
              <w:top w:val="nil"/>
              <w:left w:val="nil"/>
              <w:bottom w:val="nil"/>
              <w:right w:val="nil"/>
            </w:tcBorders>
            <w:vAlign w:val="bottom"/>
          </w:tcPr>
          <w:p w14:paraId="4E53BEA0" w14:textId="77777777" w:rsidR="00935846" w:rsidRPr="00CE1164" w:rsidRDefault="00935846" w:rsidP="004A448B">
            <w:pPr>
              <w:jc w:val="center"/>
              <w:rPr>
                <w:i/>
                <w:iCs/>
              </w:rPr>
            </w:pPr>
            <w:r w:rsidRPr="00CE1164">
              <w:t>salak163.JPG</w:t>
            </w:r>
          </w:p>
        </w:tc>
        <w:tc>
          <w:tcPr>
            <w:tcW w:w="1160" w:type="dxa"/>
            <w:tcBorders>
              <w:top w:val="nil"/>
              <w:left w:val="nil"/>
              <w:bottom w:val="nil"/>
              <w:right w:val="nil"/>
            </w:tcBorders>
            <w:vAlign w:val="bottom"/>
          </w:tcPr>
          <w:p w14:paraId="7DC4EFFD" w14:textId="77777777" w:rsidR="00935846" w:rsidRPr="00CE1164" w:rsidRDefault="00935846" w:rsidP="004A448B">
            <w:pPr>
              <w:jc w:val="center"/>
            </w:pPr>
            <w:r w:rsidRPr="00CE1164">
              <w:t>0.386668</w:t>
            </w:r>
          </w:p>
        </w:tc>
        <w:tc>
          <w:tcPr>
            <w:tcW w:w="2176" w:type="dxa"/>
            <w:tcBorders>
              <w:top w:val="nil"/>
              <w:left w:val="nil"/>
              <w:bottom w:val="nil"/>
              <w:right w:val="nil"/>
            </w:tcBorders>
            <w:vAlign w:val="bottom"/>
          </w:tcPr>
          <w:p w14:paraId="0737C462" w14:textId="77777777" w:rsidR="00935846" w:rsidRPr="00CE1164" w:rsidRDefault="00935846" w:rsidP="004A448B">
            <w:pPr>
              <w:jc w:val="center"/>
            </w:pPr>
            <w:r w:rsidRPr="00CE1164">
              <w:t>0.707691</w:t>
            </w:r>
          </w:p>
        </w:tc>
      </w:tr>
      <w:tr w:rsidR="00935846" w14:paraId="481268C7" w14:textId="77777777" w:rsidTr="004A448B">
        <w:tc>
          <w:tcPr>
            <w:tcW w:w="1593" w:type="dxa"/>
            <w:tcBorders>
              <w:top w:val="nil"/>
              <w:left w:val="nil"/>
              <w:bottom w:val="nil"/>
              <w:right w:val="nil"/>
            </w:tcBorders>
            <w:vAlign w:val="bottom"/>
          </w:tcPr>
          <w:p w14:paraId="1987910A" w14:textId="77777777" w:rsidR="00935846" w:rsidRPr="00CE1164" w:rsidRDefault="00935846" w:rsidP="004A448B">
            <w:pPr>
              <w:jc w:val="center"/>
              <w:rPr>
                <w:lang w:val="en-ID" w:eastAsia="ja-JP"/>
              </w:rPr>
            </w:pPr>
            <w:r w:rsidRPr="00CE1164">
              <w:t>9</w:t>
            </w:r>
          </w:p>
        </w:tc>
        <w:tc>
          <w:tcPr>
            <w:tcW w:w="2038" w:type="dxa"/>
            <w:tcBorders>
              <w:top w:val="nil"/>
              <w:left w:val="nil"/>
              <w:bottom w:val="nil"/>
              <w:right w:val="nil"/>
            </w:tcBorders>
            <w:vAlign w:val="bottom"/>
          </w:tcPr>
          <w:p w14:paraId="00D3F8D7" w14:textId="77777777" w:rsidR="00935846" w:rsidRPr="00CE1164" w:rsidRDefault="00935846" w:rsidP="004A448B">
            <w:pPr>
              <w:jc w:val="center"/>
              <w:rPr>
                <w:i/>
                <w:iCs/>
              </w:rPr>
            </w:pPr>
            <w:r w:rsidRPr="00CE1164">
              <w:t>sapodilla122.JPG</w:t>
            </w:r>
          </w:p>
        </w:tc>
        <w:tc>
          <w:tcPr>
            <w:tcW w:w="1160" w:type="dxa"/>
            <w:tcBorders>
              <w:top w:val="nil"/>
              <w:left w:val="nil"/>
              <w:bottom w:val="nil"/>
              <w:right w:val="nil"/>
            </w:tcBorders>
            <w:vAlign w:val="bottom"/>
          </w:tcPr>
          <w:p w14:paraId="5EFE04AB" w14:textId="77777777" w:rsidR="00935846" w:rsidRPr="00CE1164" w:rsidRDefault="00935846" w:rsidP="004A448B">
            <w:pPr>
              <w:jc w:val="center"/>
            </w:pPr>
            <w:r w:rsidRPr="00CE1164">
              <w:t>0.650539</w:t>
            </w:r>
          </w:p>
        </w:tc>
        <w:tc>
          <w:tcPr>
            <w:tcW w:w="2176" w:type="dxa"/>
            <w:tcBorders>
              <w:top w:val="nil"/>
              <w:left w:val="nil"/>
              <w:bottom w:val="nil"/>
              <w:right w:val="nil"/>
            </w:tcBorders>
            <w:vAlign w:val="bottom"/>
          </w:tcPr>
          <w:p w14:paraId="5205EAED" w14:textId="77777777" w:rsidR="00935846" w:rsidRPr="00CE1164" w:rsidRDefault="00935846" w:rsidP="004A448B">
            <w:pPr>
              <w:jc w:val="center"/>
            </w:pPr>
            <w:r w:rsidRPr="00CE1164">
              <w:t>0.498781</w:t>
            </w:r>
          </w:p>
        </w:tc>
      </w:tr>
      <w:tr w:rsidR="00935846" w14:paraId="1915DD3B" w14:textId="77777777" w:rsidTr="004A448B">
        <w:tc>
          <w:tcPr>
            <w:tcW w:w="1593" w:type="dxa"/>
            <w:tcBorders>
              <w:top w:val="nil"/>
              <w:left w:val="nil"/>
              <w:bottom w:val="nil"/>
              <w:right w:val="nil"/>
            </w:tcBorders>
            <w:vAlign w:val="bottom"/>
          </w:tcPr>
          <w:p w14:paraId="054A7C9A" w14:textId="77777777" w:rsidR="00935846" w:rsidRPr="00CE1164" w:rsidRDefault="00935846" w:rsidP="004A448B">
            <w:pPr>
              <w:jc w:val="center"/>
              <w:rPr>
                <w:lang w:val="en-ID" w:eastAsia="ja-JP"/>
              </w:rPr>
            </w:pPr>
            <w:r w:rsidRPr="00CE1164">
              <w:t>10</w:t>
            </w:r>
          </w:p>
        </w:tc>
        <w:tc>
          <w:tcPr>
            <w:tcW w:w="2038" w:type="dxa"/>
            <w:tcBorders>
              <w:top w:val="nil"/>
              <w:left w:val="nil"/>
              <w:bottom w:val="nil"/>
              <w:right w:val="nil"/>
            </w:tcBorders>
            <w:vAlign w:val="bottom"/>
          </w:tcPr>
          <w:p w14:paraId="159ADF6A" w14:textId="77777777" w:rsidR="00935846" w:rsidRPr="00CE1164" w:rsidRDefault="00935846" w:rsidP="004A448B">
            <w:pPr>
              <w:jc w:val="center"/>
            </w:pPr>
            <w:r w:rsidRPr="00CE1164">
              <w:t>sapodilla127.JPG</w:t>
            </w:r>
          </w:p>
        </w:tc>
        <w:tc>
          <w:tcPr>
            <w:tcW w:w="1160" w:type="dxa"/>
            <w:tcBorders>
              <w:top w:val="nil"/>
              <w:left w:val="nil"/>
              <w:bottom w:val="nil"/>
              <w:right w:val="nil"/>
            </w:tcBorders>
            <w:vAlign w:val="bottom"/>
          </w:tcPr>
          <w:p w14:paraId="71799336" w14:textId="77777777" w:rsidR="00935846" w:rsidRPr="00CE1164" w:rsidRDefault="00935846" w:rsidP="004A448B">
            <w:pPr>
              <w:jc w:val="center"/>
            </w:pPr>
            <w:r w:rsidRPr="00CE1164">
              <w:t>0.076876</w:t>
            </w:r>
          </w:p>
        </w:tc>
        <w:tc>
          <w:tcPr>
            <w:tcW w:w="2176" w:type="dxa"/>
            <w:tcBorders>
              <w:top w:val="nil"/>
              <w:left w:val="nil"/>
              <w:bottom w:val="nil"/>
              <w:right w:val="nil"/>
            </w:tcBorders>
            <w:vAlign w:val="bottom"/>
          </w:tcPr>
          <w:p w14:paraId="6011772D" w14:textId="77777777" w:rsidR="00935846" w:rsidRPr="00CE1164" w:rsidRDefault="00935846" w:rsidP="004A448B">
            <w:pPr>
              <w:jc w:val="center"/>
            </w:pPr>
            <w:r w:rsidRPr="00CE1164">
              <w:t>0.41474</w:t>
            </w:r>
          </w:p>
        </w:tc>
      </w:tr>
      <w:tr w:rsidR="00935846" w14:paraId="2C1527F2" w14:textId="77777777" w:rsidTr="004A448B">
        <w:tc>
          <w:tcPr>
            <w:tcW w:w="1593" w:type="dxa"/>
            <w:tcBorders>
              <w:top w:val="nil"/>
              <w:left w:val="nil"/>
              <w:bottom w:val="nil"/>
              <w:right w:val="nil"/>
            </w:tcBorders>
            <w:vAlign w:val="bottom"/>
          </w:tcPr>
          <w:p w14:paraId="76D4D8C7" w14:textId="77777777" w:rsidR="00935846" w:rsidRPr="00CE1164" w:rsidRDefault="00935846" w:rsidP="004A448B">
            <w:pPr>
              <w:jc w:val="center"/>
              <w:rPr>
                <w:lang w:val="en-ID" w:eastAsia="ja-JP"/>
              </w:rPr>
            </w:pPr>
            <w:r w:rsidRPr="00CE1164">
              <w:t>11</w:t>
            </w:r>
          </w:p>
        </w:tc>
        <w:tc>
          <w:tcPr>
            <w:tcW w:w="2038" w:type="dxa"/>
            <w:tcBorders>
              <w:top w:val="nil"/>
              <w:left w:val="nil"/>
              <w:bottom w:val="nil"/>
              <w:right w:val="nil"/>
            </w:tcBorders>
            <w:vAlign w:val="bottom"/>
          </w:tcPr>
          <w:p w14:paraId="5E8D3AE9" w14:textId="77777777" w:rsidR="00935846" w:rsidRPr="00CE1164" w:rsidRDefault="00935846" w:rsidP="004A448B">
            <w:pPr>
              <w:jc w:val="center"/>
              <w:rPr>
                <w:vertAlign w:val="subscript"/>
              </w:rPr>
            </w:pPr>
            <w:r w:rsidRPr="00CE1164">
              <w:t>siam_lime082.JPG</w:t>
            </w:r>
          </w:p>
        </w:tc>
        <w:tc>
          <w:tcPr>
            <w:tcW w:w="1160" w:type="dxa"/>
            <w:tcBorders>
              <w:top w:val="nil"/>
              <w:left w:val="nil"/>
              <w:bottom w:val="nil"/>
              <w:right w:val="nil"/>
            </w:tcBorders>
            <w:vAlign w:val="bottom"/>
          </w:tcPr>
          <w:p w14:paraId="6B19D6C8" w14:textId="77777777" w:rsidR="00935846" w:rsidRPr="00CE1164" w:rsidRDefault="00935846" w:rsidP="004A448B">
            <w:pPr>
              <w:jc w:val="center"/>
            </w:pPr>
            <w:r w:rsidRPr="00CE1164">
              <w:t>0.764842</w:t>
            </w:r>
          </w:p>
        </w:tc>
        <w:tc>
          <w:tcPr>
            <w:tcW w:w="2176" w:type="dxa"/>
            <w:tcBorders>
              <w:top w:val="nil"/>
              <w:left w:val="nil"/>
              <w:bottom w:val="nil"/>
              <w:right w:val="nil"/>
            </w:tcBorders>
            <w:vAlign w:val="bottom"/>
          </w:tcPr>
          <w:p w14:paraId="5951A433" w14:textId="77777777" w:rsidR="00935846" w:rsidRPr="00CE1164" w:rsidRDefault="00935846" w:rsidP="004A448B">
            <w:pPr>
              <w:jc w:val="center"/>
            </w:pPr>
            <w:r w:rsidRPr="00CE1164">
              <w:t>0.414316</w:t>
            </w:r>
          </w:p>
        </w:tc>
      </w:tr>
      <w:tr w:rsidR="00935846" w14:paraId="734A4315" w14:textId="77777777" w:rsidTr="004A448B">
        <w:tc>
          <w:tcPr>
            <w:tcW w:w="1593" w:type="dxa"/>
            <w:tcBorders>
              <w:top w:val="nil"/>
              <w:left w:val="nil"/>
              <w:bottom w:val="nil"/>
              <w:right w:val="nil"/>
            </w:tcBorders>
            <w:vAlign w:val="bottom"/>
          </w:tcPr>
          <w:p w14:paraId="42AA4C93" w14:textId="77777777" w:rsidR="00935846" w:rsidRPr="00CE1164" w:rsidRDefault="00935846" w:rsidP="004A448B">
            <w:pPr>
              <w:jc w:val="center"/>
              <w:rPr>
                <w:lang w:val="en-ID" w:eastAsia="ja-JP"/>
              </w:rPr>
            </w:pPr>
            <w:r w:rsidRPr="00CE1164">
              <w:t>12</w:t>
            </w:r>
          </w:p>
        </w:tc>
        <w:tc>
          <w:tcPr>
            <w:tcW w:w="2038" w:type="dxa"/>
            <w:tcBorders>
              <w:top w:val="nil"/>
              <w:left w:val="nil"/>
              <w:bottom w:val="nil"/>
              <w:right w:val="nil"/>
            </w:tcBorders>
            <w:vAlign w:val="bottom"/>
          </w:tcPr>
          <w:p w14:paraId="1A487F31" w14:textId="77777777" w:rsidR="00935846" w:rsidRPr="00CE1164" w:rsidRDefault="00935846" w:rsidP="004A448B">
            <w:pPr>
              <w:jc w:val="center"/>
            </w:pPr>
            <w:r w:rsidRPr="00CE1164">
              <w:t>soursop121.JPG</w:t>
            </w:r>
          </w:p>
        </w:tc>
        <w:tc>
          <w:tcPr>
            <w:tcW w:w="1160" w:type="dxa"/>
            <w:tcBorders>
              <w:top w:val="nil"/>
              <w:left w:val="nil"/>
              <w:bottom w:val="nil"/>
              <w:right w:val="nil"/>
            </w:tcBorders>
            <w:vAlign w:val="bottom"/>
          </w:tcPr>
          <w:p w14:paraId="6A4441D5" w14:textId="77777777" w:rsidR="00935846" w:rsidRPr="00CE1164" w:rsidRDefault="00935846" w:rsidP="004A448B">
            <w:pPr>
              <w:jc w:val="center"/>
            </w:pPr>
            <w:r w:rsidRPr="00CE1164">
              <w:t>0.751738</w:t>
            </w:r>
          </w:p>
        </w:tc>
        <w:tc>
          <w:tcPr>
            <w:tcW w:w="2176" w:type="dxa"/>
            <w:tcBorders>
              <w:top w:val="nil"/>
              <w:left w:val="nil"/>
              <w:bottom w:val="nil"/>
              <w:right w:val="nil"/>
            </w:tcBorders>
            <w:vAlign w:val="bottom"/>
          </w:tcPr>
          <w:p w14:paraId="579E69B6" w14:textId="77777777" w:rsidR="00935846" w:rsidRPr="00CE1164" w:rsidRDefault="00935846" w:rsidP="004A448B">
            <w:pPr>
              <w:jc w:val="center"/>
            </w:pPr>
            <w:r w:rsidRPr="00CE1164">
              <w:t>0.432545</w:t>
            </w:r>
          </w:p>
        </w:tc>
      </w:tr>
      <w:tr w:rsidR="00935846" w14:paraId="2C09F7A9" w14:textId="77777777" w:rsidTr="004A448B">
        <w:tc>
          <w:tcPr>
            <w:tcW w:w="1593" w:type="dxa"/>
            <w:tcBorders>
              <w:top w:val="nil"/>
              <w:left w:val="nil"/>
              <w:bottom w:val="nil"/>
              <w:right w:val="nil"/>
            </w:tcBorders>
            <w:vAlign w:val="bottom"/>
          </w:tcPr>
          <w:p w14:paraId="02FC5FEA" w14:textId="77777777" w:rsidR="00935846" w:rsidRPr="00CE1164" w:rsidRDefault="00935846" w:rsidP="004A448B">
            <w:pPr>
              <w:jc w:val="center"/>
              <w:rPr>
                <w:lang w:val="en-ID" w:eastAsia="ja-JP"/>
              </w:rPr>
            </w:pPr>
            <w:r w:rsidRPr="00CE1164">
              <w:t>13</w:t>
            </w:r>
          </w:p>
        </w:tc>
        <w:tc>
          <w:tcPr>
            <w:tcW w:w="2038" w:type="dxa"/>
            <w:tcBorders>
              <w:top w:val="nil"/>
              <w:left w:val="nil"/>
              <w:bottom w:val="nil"/>
              <w:right w:val="nil"/>
            </w:tcBorders>
            <w:vAlign w:val="bottom"/>
          </w:tcPr>
          <w:p w14:paraId="26F83B0C" w14:textId="77777777" w:rsidR="00935846" w:rsidRPr="00CE1164" w:rsidRDefault="00935846" w:rsidP="004A448B">
            <w:pPr>
              <w:jc w:val="center"/>
            </w:pPr>
            <w:r w:rsidRPr="00CE1164">
              <w:t>soursop126.JPG</w:t>
            </w:r>
          </w:p>
        </w:tc>
        <w:tc>
          <w:tcPr>
            <w:tcW w:w="1160" w:type="dxa"/>
            <w:tcBorders>
              <w:top w:val="nil"/>
              <w:left w:val="nil"/>
              <w:bottom w:val="nil"/>
              <w:right w:val="nil"/>
            </w:tcBorders>
            <w:vAlign w:val="bottom"/>
          </w:tcPr>
          <w:p w14:paraId="1BFE0731" w14:textId="77777777" w:rsidR="00935846" w:rsidRPr="00CE1164" w:rsidRDefault="00935846" w:rsidP="004A448B">
            <w:pPr>
              <w:jc w:val="center"/>
            </w:pPr>
            <w:r w:rsidRPr="00CE1164">
              <w:t>0.763073</w:t>
            </w:r>
          </w:p>
        </w:tc>
        <w:tc>
          <w:tcPr>
            <w:tcW w:w="2176" w:type="dxa"/>
            <w:tcBorders>
              <w:top w:val="nil"/>
              <w:left w:val="nil"/>
              <w:bottom w:val="nil"/>
              <w:right w:val="nil"/>
            </w:tcBorders>
            <w:vAlign w:val="bottom"/>
          </w:tcPr>
          <w:p w14:paraId="7B66A662" w14:textId="77777777" w:rsidR="00935846" w:rsidRPr="00CE1164" w:rsidRDefault="00935846" w:rsidP="004A448B">
            <w:pPr>
              <w:jc w:val="center"/>
            </w:pPr>
            <w:r w:rsidRPr="00CE1164">
              <w:t>0.150336</w:t>
            </w:r>
          </w:p>
        </w:tc>
      </w:tr>
      <w:tr w:rsidR="00935846" w14:paraId="1EE29DC2" w14:textId="77777777" w:rsidTr="004A448B">
        <w:tc>
          <w:tcPr>
            <w:tcW w:w="1593" w:type="dxa"/>
            <w:tcBorders>
              <w:top w:val="nil"/>
              <w:left w:val="nil"/>
              <w:bottom w:val="nil"/>
              <w:right w:val="nil"/>
            </w:tcBorders>
            <w:vAlign w:val="bottom"/>
          </w:tcPr>
          <w:p w14:paraId="156EE431" w14:textId="77777777" w:rsidR="00935846" w:rsidRPr="00CE1164" w:rsidRDefault="00935846" w:rsidP="004A448B">
            <w:pPr>
              <w:jc w:val="center"/>
              <w:rPr>
                <w:lang w:val="en-ID" w:eastAsia="ja-JP"/>
              </w:rPr>
            </w:pPr>
            <w:r w:rsidRPr="00CE1164">
              <w:t>14</w:t>
            </w:r>
          </w:p>
        </w:tc>
        <w:tc>
          <w:tcPr>
            <w:tcW w:w="2038" w:type="dxa"/>
            <w:tcBorders>
              <w:top w:val="nil"/>
              <w:left w:val="nil"/>
              <w:bottom w:val="nil"/>
              <w:right w:val="nil"/>
            </w:tcBorders>
            <w:vAlign w:val="bottom"/>
          </w:tcPr>
          <w:p w14:paraId="5A34DE73" w14:textId="77777777" w:rsidR="00935846" w:rsidRPr="00CE1164" w:rsidRDefault="00935846" w:rsidP="004A448B">
            <w:pPr>
              <w:jc w:val="center"/>
              <w:rPr>
                <w:i/>
                <w:iCs/>
              </w:rPr>
            </w:pPr>
            <w:r w:rsidRPr="00CE1164">
              <w:t>soursop130.JPG</w:t>
            </w:r>
          </w:p>
        </w:tc>
        <w:tc>
          <w:tcPr>
            <w:tcW w:w="1160" w:type="dxa"/>
            <w:tcBorders>
              <w:top w:val="nil"/>
              <w:left w:val="nil"/>
              <w:bottom w:val="nil"/>
              <w:right w:val="nil"/>
            </w:tcBorders>
            <w:vAlign w:val="bottom"/>
          </w:tcPr>
          <w:p w14:paraId="3946D9E3" w14:textId="77777777" w:rsidR="00935846" w:rsidRPr="00CE1164" w:rsidRDefault="00935846" w:rsidP="004A448B">
            <w:pPr>
              <w:jc w:val="center"/>
            </w:pPr>
            <w:r w:rsidRPr="00CE1164">
              <w:t>0.527171</w:t>
            </w:r>
          </w:p>
        </w:tc>
        <w:tc>
          <w:tcPr>
            <w:tcW w:w="2176" w:type="dxa"/>
            <w:tcBorders>
              <w:top w:val="nil"/>
              <w:left w:val="nil"/>
              <w:bottom w:val="nil"/>
              <w:right w:val="nil"/>
            </w:tcBorders>
            <w:vAlign w:val="bottom"/>
          </w:tcPr>
          <w:p w14:paraId="6E21B9D2" w14:textId="77777777" w:rsidR="00935846" w:rsidRPr="00CE1164" w:rsidRDefault="00935846" w:rsidP="004A448B">
            <w:pPr>
              <w:jc w:val="center"/>
              <w:rPr>
                <w:vertAlign w:val="superscript"/>
              </w:rPr>
            </w:pPr>
            <w:r w:rsidRPr="00CE1164">
              <w:t>0.106568</w:t>
            </w:r>
          </w:p>
        </w:tc>
      </w:tr>
      <w:tr w:rsidR="00935846" w14:paraId="79010FAB" w14:textId="77777777" w:rsidTr="004A448B">
        <w:trPr>
          <w:trHeight w:val="279"/>
        </w:trPr>
        <w:tc>
          <w:tcPr>
            <w:tcW w:w="1593" w:type="dxa"/>
            <w:tcBorders>
              <w:top w:val="nil"/>
              <w:left w:val="nil"/>
              <w:bottom w:val="nil"/>
              <w:right w:val="nil"/>
            </w:tcBorders>
            <w:vAlign w:val="bottom"/>
          </w:tcPr>
          <w:p w14:paraId="76CAE7AD" w14:textId="77777777" w:rsidR="00935846" w:rsidRPr="00CE1164" w:rsidRDefault="00935846" w:rsidP="004A448B">
            <w:pPr>
              <w:jc w:val="center"/>
              <w:rPr>
                <w:lang w:val="en-ID" w:eastAsia="ja-JP"/>
              </w:rPr>
            </w:pPr>
            <w:r w:rsidRPr="00CE1164">
              <w:t>15</w:t>
            </w:r>
          </w:p>
        </w:tc>
        <w:tc>
          <w:tcPr>
            <w:tcW w:w="2038" w:type="dxa"/>
            <w:tcBorders>
              <w:top w:val="nil"/>
              <w:left w:val="nil"/>
              <w:bottom w:val="nil"/>
              <w:right w:val="nil"/>
            </w:tcBorders>
            <w:vAlign w:val="bottom"/>
          </w:tcPr>
          <w:p w14:paraId="6126CDA2" w14:textId="77777777" w:rsidR="00935846" w:rsidRPr="00CE1164" w:rsidRDefault="00935846" w:rsidP="004A448B">
            <w:pPr>
              <w:jc w:val="center"/>
              <w:rPr>
                <w:i/>
                <w:iCs/>
              </w:rPr>
            </w:pPr>
            <w:r w:rsidRPr="00CE1164">
              <w:t>star_fruit001.JPG</w:t>
            </w:r>
          </w:p>
        </w:tc>
        <w:tc>
          <w:tcPr>
            <w:tcW w:w="1160" w:type="dxa"/>
            <w:tcBorders>
              <w:top w:val="nil"/>
              <w:left w:val="nil"/>
              <w:bottom w:val="nil"/>
              <w:right w:val="nil"/>
            </w:tcBorders>
            <w:vAlign w:val="bottom"/>
          </w:tcPr>
          <w:p w14:paraId="28ABAE5F" w14:textId="77777777" w:rsidR="00935846" w:rsidRPr="00CE1164" w:rsidRDefault="00935846" w:rsidP="004A448B">
            <w:pPr>
              <w:jc w:val="center"/>
            </w:pPr>
            <w:r w:rsidRPr="00CE1164">
              <w:t>0.854571</w:t>
            </w:r>
          </w:p>
        </w:tc>
        <w:tc>
          <w:tcPr>
            <w:tcW w:w="2176" w:type="dxa"/>
            <w:tcBorders>
              <w:top w:val="nil"/>
              <w:left w:val="nil"/>
              <w:bottom w:val="nil"/>
              <w:right w:val="nil"/>
            </w:tcBorders>
            <w:vAlign w:val="bottom"/>
          </w:tcPr>
          <w:p w14:paraId="5D4D4947" w14:textId="77777777" w:rsidR="00935846" w:rsidRPr="00CE1164" w:rsidRDefault="00935846" w:rsidP="004A448B">
            <w:pPr>
              <w:jc w:val="center"/>
            </w:pPr>
            <w:r w:rsidRPr="00CE1164">
              <w:t>0.637579</w:t>
            </w:r>
          </w:p>
        </w:tc>
      </w:tr>
      <w:tr w:rsidR="00935846" w14:paraId="42D7D6C7" w14:textId="77777777" w:rsidTr="004A448B">
        <w:trPr>
          <w:trHeight w:val="279"/>
        </w:trPr>
        <w:tc>
          <w:tcPr>
            <w:tcW w:w="1593" w:type="dxa"/>
            <w:tcBorders>
              <w:top w:val="nil"/>
              <w:left w:val="nil"/>
              <w:bottom w:val="double" w:sz="4" w:space="0" w:color="auto"/>
              <w:right w:val="nil"/>
            </w:tcBorders>
            <w:vAlign w:val="bottom"/>
          </w:tcPr>
          <w:p w14:paraId="38C2FC05" w14:textId="77777777" w:rsidR="00935846" w:rsidRPr="00CE1164" w:rsidRDefault="00935846" w:rsidP="004A448B">
            <w:pPr>
              <w:jc w:val="center"/>
              <w:rPr>
                <w:lang w:val="en-ID" w:eastAsia="ja-JP"/>
              </w:rPr>
            </w:pPr>
            <w:r w:rsidRPr="00CE1164">
              <w:t>16</w:t>
            </w:r>
          </w:p>
        </w:tc>
        <w:tc>
          <w:tcPr>
            <w:tcW w:w="2038" w:type="dxa"/>
            <w:tcBorders>
              <w:top w:val="nil"/>
              <w:left w:val="nil"/>
              <w:bottom w:val="double" w:sz="4" w:space="0" w:color="auto"/>
              <w:right w:val="nil"/>
            </w:tcBorders>
            <w:vAlign w:val="bottom"/>
          </w:tcPr>
          <w:p w14:paraId="2B4B310C" w14:textId="77777777" w:rsidR="00935846" w:rsidRPr="00CE1164" w:rsidRDefault="00935846" w:rsidP="004A448B">
            <w:pPr>
              <w:jc w:val="center"/>
              <w:rPr>
                <w:lang w:val="en-ID" w:eastAsia="ja-JP"/>
              </w:rPr>
            </w:pPr>
            <w:r w:rsidRPr="00CE1164">
              <w:t>star_fruit006.JPG</w:t>
            </w:r>
          </w:p>
        </w:tc>
        <w:tc>
          <w:tcPr>
            <w:tcW w:w="1160" w:type="dxa"/>
            <w:tcBorders>
              <w:top w:val="nil"/>
              <w:left w:val="nil"/>
              <w:bottom w:val="double" w:sz="4" w:space="0" w:color="auto"/>
              <w:right w:val="nil"/>
            </w:tcBorders>
            <w:vAlign w:val="bottom"/>
          </w:tcPr>
          <w:p w14:paraId="7EA55C0B" w14:textId="77777777" w:rsidR="00935846" w:rsidRPr="00CE1164" w:rsidRDefault="00935846" w:rsidP="004A448B">
            <w:pPr>
              <w:jc w:val="center"/>
              <w:rPr>
                <w:lang w:val="en-ID" w:eastAsia="ja-JP"/>
              </w:rPr>
            </w:pPr>
            <w:r w:rsidRPr="00CE1164">
              <w:t>0.797619</w:t>
            </w:r>
          </w:p>
        </w:tc>
        <w:tc>
          <w:tcPr>
            <w:tcW w:w="2176" w:type="dxa"/>
            <w:tcBorders>
              <w:top w:val="nil"/>
              <w:left w:val="nil"/>
              <w:bottom w:val="double" w:sz="4" w:space="0" w:color="auto"/>
              <w:right w:val="nil"/>
            </w:tcBorders>
            <w:vAlign w:val="bottom"/>
          </w:tcPr>
          <w:p w14:paraId="28C9052A" w14:textId="77777777" w:rsidR="00935846" w:rsidRPr="00CE1164" w:rsidRDefault="00935846" w:rsidP="004A448B">
            <w:pPr>
              <w:jc w:val="center"/>
              <w:rPr>
                <w:lang w:val="en-ID" w:eastAsia="ja-JP"/>
              </w:rPr>
            </w:pPr>
            <w:r w:rsidRPr="00CE1164">
              <w:t>0.57952</w:t>
            </w:r>
          </w:p>
        </w:tc>
      </w:tr>
      <w:tr w:rsidR="00935846" w14:paraId="2D50514D" w14:textId="77777777" w:rsidTr="004A448B">
        <w:trPr>
          <w:trHeight w:val="279"/>
        </w:trPr>
        <w:tc>
          <w:tcPr>
            <w:tcW w:w="1593" w:type="dxa"/>
            <w:tcBorders>
              <w:top w:val="double" w:sz="4" w:space="0" w:color="auto"/>
              <w:left w:val="nil"/>
              <w:bottom w:val="nil"/>
              <w:right w:val="nil"/>
            </w:tcBorders>
            <w:vAlign w:val="bottom"/>
          </w:tcPr>
          <w:p w14:paraId="6D5764CF" w14:textId="77777777" w:rsidR="00935846" w:rsidRPr="00CE1164" w:rsidRDefault="00935846" w:rsidP="004A448B">
            <w:pPr>
              <w:jc w:val="center"/>
            </w:pPr>
          </w:p>
        </w:tc>
        <w:tc>
          <w:tcPr>
            <w:tcW w:w="2038" w:type="dxa"/>
            <w:tcBorders>
              <w:top w:val="double" w:sz="4" w:space="0" w:color="auto"/>
              <w:left w:val="nil"/>
              <w:bottom w:val="nil"/>
              <w:right w:val="nil"/>
            </w:tcBorders>
            <w:vAlign w:val="bottom"/>
          </w:tcPr>
          <w:p w14:paraId="4CC35535" w14:textId="77777777" w:rsidR="00935846" w:rsidRPr="00CE1164" w:rsidRDefault="00935846" w:rsidP="004A448B">
            <w:pPr>
              <w:jc w:val="center"/>
            </w:pPr>
            <w:r w:rsidRPr="00CE1164">
              <w:t>Rata-rata</w:t>
            </w:r>
          </w:p>
        </w:tc>
        <w:tc>
          <w:tcPr>
            <w:tcW w:w="1160" w:type="dxa"/>
            <w:tcBorders>
              <w:top w:val="double" w:sz="4" w:space="0" w:color="auto"/>
              <w:left w:val="nil"/>
              <w:bottom w:val="nil"/>
              <w:right w:val="nil"/>
            </w:tcBorders>
            <w:vAlign w:val="bottom"/>
          </w:tcPr>
          <w:p w14:paraId="7CA89D67" w14:textId="77777777" w:rsidR="00935846" w:rsidRPr="00CE1164" w:rsidRDefault="00935846" w:rsidP="004A448B">
            <w:pPr>
              <w:jc w:val="center"/>
            </w:pPr>
            <w:r w:rsidRPr="00CE1164">
              <w:t>0.56343</w:t>
            </w:r>
          </w:p>
        </w:tc>
        <w:tc>
          <w:tcPr>
            <w:tcW w:w="2176" w:type="dxa"/>
            <w:tcBorders>
              <w:top w:val="double" w:sz="4" w:space="0" w:color="auto"/>
              <w:left w:val="nil"/>
              <w:bottom w:val="nil"/>
              <w:right w:val="nil"/>
            </w:tcBorders>
            <w:vAlign w:val="bottom"/>
          </w:tcPr>
          <w:p w14:paraId="6BAB7FBC" w14:textId="77777777" w:rsidR="00935846" w:rsidRPr="00CE1164" w:rsidRDefault="00935846" w:rsidP="004A448B">
            <w:pPr>
              <w:jc w:val="center"/>
            </w:pPr>
            <w:r w:rsidRPr="00CE1164">
              <w:t>0.468013</w:t>
            </w:r>
          </w:p>
        </w:tc>
      </w:tr>
    </w:tbl>
    <w:p w14:paraId="7D4BB024" w14:textId="39C59CA8" w:rsidR="00935846" w:rsidRDefault="00935846" w:rsidP="00935846">
      <w:pPr>
        <w:pStyle w:val="FootnoteText"/>
        <w:ind w:firstLine="0"/>
      </w:pPr>
    </w:p>
    <w:p w14:paraId="28211103" w14:textId="7FD7EBE6" w:rsidR="000910AD" w:rsidRDefault="000910AD" w:rsidP="4C3D5A25">
      <w:pPr>
        <w:pStyle w:val="Heading1"/>
        <w:numPr>
          <w:ilvl w:val="0"/>
          <w:numId w:val="0"/>
        </w:numPr>
        <w:jc w:val="both"/>
      </w:pPr>
    </w:p>
    <w:p w14:paraId="0037124E" w14:textId="71CB779E" w:rsidR="00E97402" w:rsidRPr="008064F0" w:rsidRDefault="00B948A7" w:rsidP="008064F0">
      <w:pPr>
        <w:pStyle w:val="Heading1"/>
      </w:pPr>
      <w:r w:rsidRPr="008064F0">
        <w:t>Kesimpulan</w:t>
      </w:r>
    </w:p>
    <w:p w14:paraId="4B1128DD" w14:textId="20D05E36" w:rsidR="1EA4A59C" w:rsidRDefault="1EA4A59C" w:rsidP="1EA4A59C">
      <w:pPr>
        <w:pStyle w:val="Text"/>
        <w:rPr>
          <w:i/>
          <w:iCs/>
        </w:rPr>
      </w:pPr>
      <w:r>
        <w:t xml:space="preserve">Hasil </w:t>
      </w:r>
      <w:proofErr w:type="spellStart"/>
      <w:r>
        <w:t>evaluasi</w:t>
      </w:r>
      <w:proofErr w:type="spellEnd"/>
      <w:r>
        <w:t xml:space="preserve"> </w:t>
      </w:r>
      <w:proofErr w:type="spellStart"/>
      <w:r>
        <w:t>menunjukkan</w:t>
      </w:r>
      <w:proofErr w:type="spellEnd"/>
      <w:r>
        <w:t xml:space="preserve"> </w:t>
      </w:r>
      <w:proofErr w:type="spellStart"/>
      <w:r>
        <w:t>bahwa</w:t>
      </w:r>
      <w:proofErr w:type="spellEnd"/>
      <w:r>
        <w:t xml:space="preserve"> </w:t>
      </w:r>
      <w:proofErr w:type="spellStart"/>
      <w:r>
        <w:t>metode</w:t>
      </w:r>
      <w:proofErr w:type="spellEnd"/>
      <w:r>
        <w:t xml:space="preserve"> </w:t>
      </w:r>
      <w:r w:rsidR="41C2363D" w:rsidRPr="41C2363D">
        <w:rPr>
          <w:i/>
          <w:iCs/>
        </w:rPr>
        <w:t>Improved Watershed</w:t>
      </w:r>
      <w:r w:rsidRPr="41C2363D">
        <w:rPr>
          <w:i/>
        </w:rPr>
        <w:t xml:space="preserve"> </w:t>
      </w:r>
      <w:r>
        <w:t xml:space="preserve">yang </w:t>
      </w:r>
      <w:proofErr w:type="spellStart"/>
      <w:r>
        <w:t>diusulkan</w:t>
      </w:r>
      <w:proofErr w:type="spellEnd"/>
      <w:r>
        <w:t xml:space="preserve"> </w:t>
      </w:r>
      <w:proofErr w:type="spellStart"/>
      <w:r>
        <w:t>mampu</w:t>
      </w:r>
      <w:proofErr w:type="spellEnd"/>
      <w:r>
        <w:t xml:space="preserve"> </w:t>
      </w:r>
      <w:proofErr w:type="spellStart"/>
      <w:r>
        <w:t>membagi</w:t>
      </w:r>
      <w:proofErr w:type="spellEnd"/>
      <w:r>
        <w:t xml:space="preserve"> </w:t>
      </w:r>
      <w:proofErr w:type="spellStart"/>
      <w:r>
        <w:t>antara</w:t>
      </w:r>
      <w:proofErr w:type="spellEnd"/>
      <w:r>
        <w:t xml:space="preserve"> </w:t>
      </w:r>
      <w:r w:rsidRPr="41C2363D">
        <w:rPr>
          <w:i/>
        </w:rPr>
        <w:t xml:space="preserve">background </w:t>
      </w:r>
      <w:r>
        <w:t xml:space="preserve">dan </w:t>
      </w:r>
      <w:r w:rsidRPr="41C2363D">
        <w:rPr>
          <w:i/>
        </w:rPr>
        <w:t xml:space="preserve">foreground </w:t>
      </w:r>
      <w:proofErr w:type="spellStart"/>
      <w:r>
        <w:t>buah</w:t>
      </w:r>
      <w:proofErr w:type="spellEnd"/>
      <w:r>
        <w:t xml:space="preserve">, </w:t>
      </w:r>
      <w:proofErr w:type="spellStart"/>
      <w:r>
        <w:t>tetapi</w:t>
      </w:r>
      <w:proofErr w:type="spellEnd"/>
      <w:r>
        <w:t xml:space="preserve"> </w:t>
      </w:r>
      <w:proofErr w:type="spellStart"/>
      <w:r>
        <w:t>masih</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hasil</w:t>
      </w:r>
      <w:proofErr w:type="spellEnd"/>
      <w:r>
        <w:t xml:space="preserve"> </w:t>
      </w:r>
      <w:proofErr w:type="spellStart"/>
      <w:r>
        <w:t>segmentasi</w:t>
      </w:r>
      <w:proofErr w:type="spellEnd"/>
      <w:r>
        <w:t xml:space="preserve"> yang </w:t>
      </w:r>
      <w:proofErr w:type="spellStart"/>
      <w:r>
        <w:t>kurang</w:t>
      </w:r>
      <w:proofErr w:type="spellEnd"/>
      <w:r>
        <w:t xml:space="preserve"> </w:t>
      </w:r>
      <w:proofErr w:type="spellStart"/>
      <w:r>
        <w:t>memuaskan</w:t>
      </w:r>
      <w:proofErr w:type="spellEnd"/>
      <w:r>
        <w:t xml:space="preserve">, </w:t>
      </w:r>
      <w:proofErr w:type="spellStart"/>
      <w:r>
        <w:t>terutama</w:t>
      </w:r>
      <w:proofErr w:type="spellEnd"/>
      <w:r>
        <w:t xml:space="preserve"> pada </w:t>
      </w:r>
      <w:proofErr w:type="spellStart"/>
      <w:r>
        <w:t>beberapa</w:t>
      </w:r>
      <w:proofErr w:type="spellEnd"/>
      <w:r>
        <w:t xml:space="preserve"> </w:t>
      </w:r>
      <w:proofErr w:type="spellStart"/>
      <w:r>
        <w:t>gambar</w:t>
      </w:r>
      <w:proofErr w:type="spellEnd"/>
      <w:r>
        <w:t xml:space="preserve"> </w:t>
      </w:r>
      <w:proofErr w:type="spellStart"/>
      <w:r>
        <w:t>tertentu</w:t>
      </w:r>
      <w:proofErr w:type="spellEnd"/>
      <w:r>
        <w:t xml:space="preserve">. </w:t>
      </w:r>
      <w:proofErr w:type="spellStart"/>
      <w:r>
        <w:t>Perhitungan</w:t>
      </w:r>
      <w:proofErr w:type="spellEnd"/>
      <w:r>
        <w:t xml:space="preserve"> </w:t>
      </w:r>
      <w:proofErr w:type="spellStart"/>
      <w:r>
        <w:t>IoU</w:t>
      </w:r>
      <w:proofErr w:type="spellEnd"/>
      <w:r>
        <w:t xml:space="preserve"> (</w:t>
      </w:r>
      <w:r w:rsidRPr="41C2363D">
        <w:rPr>
          <w:i/>
        </w:rPr>
        <w:t>Intersection over Union</w:t>
      </w:r>
      <w:r>
        <w:t xml:space="preserve">) </w:t>
      </w:r>
      <w:proofErr w:type="spellStart"/>
      <w:r>
        <w:t>digunakan</w:t>
      </w:r>
      <w:proofErr w:type="spellEnd"/>
      <w:r>
        <w:t xml:space="preserve"> </w:t>
      </w:r>
      <w:proofErr w:type="spellStart"/>
      <w:r>
        <w:t>sebagai</w:t>
      </w:r>
      <w:proofErr w:type="spellEnd"/>
      <w:r>
        <w:t xml:space="preserve"> </w:t>
      </w:r>
      <w:proofErr w:type="spellStart"/>
      <w:r>
        <w:t>metrik</w:t>
      </w:r>
      <w:proofErr w:type="spellEnd"/>
      <w:r>
        <w:t xml:space="preserve"> </w:t>
      </w:r>
      <w:proofErr w:type="spellStart"/>
      <w:r>
        <w:t>evaluasi</w:t>
      </w:r>
      <w:proofErr w:type="spellEnd"/>
      <w:r>
        <w:t xml:space="preserve">, dan </w:t>
      </w:r>
      <w:proofErr w:type="spellStart"/>
      <w:r>
        <w:t>hasil</w:t>
      </w:r>
      <w:proofErr w:type="spellEnd"/>
      <w:r>
        <w:t xml:space="preserve"> </w:t>
      </w:r>
      <w:proofErr w:type="spellStart"/>
      <w:r>
        <w:t>IoU</w:t>
      </w:r>
      <w:proofErr w:type="spellEnd"/>
      <w:r>
        <w:t xml:space="preserve"> </w:t>
      </w:r>
      <w:proofErr w:type="spellStart"/>
      <w:r>
        <w:t>menunjukkan</w:t>
      </w:r>
      <w:proofErr w:type="spellEnd"/>
      <w:r>
        <w:t xml:space="preserve"> </w:t>
      </w:r>
      <w:proofErr w:type="spellStart"/>
      <w:r>
        <w:t>bahwa</w:t>
      </w:r>
      <w:proofErr w:type="spellEnd"/>
      <w:r>
        <w:t xml:space="preserve"> </w:t>
      </w:r>
      <w:proofErr w:type="spellStart"/>
      <w:r>
        <w:t>kinerja</w:t>
      </w:r>
      <w:proofErr w:type="spellEnd"/>
      <w:r>
        <w:t xml:space="preserve"> </w:t>
      </w:r>
      <w:proofErr w:type="spellStart"/>
      <w:r>
        <w:t>metode</w:t>
      </w:r>
      <w:proofErr w:type="spellEnd"/>
      <w:r>
        <w:t xml:space="preserve"> </w:t>
      </w:r>
      <w:r w:rsidR="41C2363D" w:rsidRPr="41C2363D">
        <w:rPr>
          <w:i/>
          <w:iCs/>
        </w:rPr>
        <w:t xml:space="preserve">Improved </w:t>
      </w:r>
      <w:r w:rsidRPr="41C2363D">
        <w:rPr>
          <w:i/>
        </w:rPr>
        <w:t xml:space="preserve">Watershed </w:t>
      </w:r>
      <w:r>
        <w:t xml:space="preserve">yang </w:t>
      </w:r>
      <w:proofErr w:type="spellStart"/>
      <w:r>
        <w:t>diusulkan</w:t>
      </w:r>
      <w:proofErr w:type="spellEnd"/>
      <w:r>
        <w:t xml:space="preserve"> </w:t>
      </w:r>
      <w:proofErr w:type="spellStart"/>
      <w:r>
        <w:t>cenderung</w:t>
      </w:r>
      <w:proofErr w:type="spellEnd"/>
      <w:r>
        <w:t xml:space="preserve"> </w:t>
      </w:r>
      <w:proofErr w:type="spellStart"/>
      <w:r>
        <w:t>lebih</w:t>
      </w:r>
      <w:proofErr w:type="spellEnd"/>
      <w:r>
        <w:t xml:space="preserve"> </w:t>
      </w:r>
      <w:proofErr w:type="spellStart"/>
      <w:r>
        <w:t>rendah</w:t>
      </w:r>
      <w:proofErr w:type="spellEnd"/>
      <w:r>
        <w:t xml:space="preserve"> </w:t>
      </w:r>
      <w:proofErr w:type="spellStart"/>
      <w:r>
        <w:t>dibandingkan</w:t>
      </w:r>
      <w:proofErr w:type="spellEnd"/>
      <w:r>
        <w:t xml:space="preserve"> </w:t>
      </w:r>
      <w:proofErr w:type="spellStart"/>
      <w:r>
        <w:t>dengan</w:t>
      </w:r>
      <w:proofErr w:type="spellEnd"/>
      <w:r>
        <w:t xml:space="preserve"> </w:t>
      </w:r>
      <w:proofErr w:type="spellStart"/>
      <w:r>
        <w:t>metode</w:t>
      </w:r>
      <w:proofErr w:type="spellEnd"/>
      <w:r>
        <w:t xml:space="preserve"> </w:t>
      </w:r>
      <w:r w:rsidRPr="41C2363D">
        <w:rPr>
          <w:i/>
        </w:rPr>
        <w:t xml:space="preserve">Watershed </w:t>
      </w:r>
      <w:r>
        <w:t xml:space="preserve">yang </w:t>
      </w:r>
      <w:proofErr w:type="spellStart"/>
      <w:r>
        <w:t>sudah</w:t>
      </w:r>
      <w:proofErr w:type="spellEnd"/>
      <w:r>
        <w:t xml:space="preserve"> </w:t>
      </w:r>
      <w:proofErr w:type="spellStart"/>
      <w:r>
        <w:t>ada</w:t>
      </w:r>
      <w:proofErr w:type="spellEnd"/>
      <w:r>
        <w:t xml:space="preserve">. </w:t>
      </w:r>
      <w:proofErr w:type="spellStart"/>
      <w:r>
        <w:t>Ini</w:t>
      </w:r>
      <w:proofErr w:type="spellEnd"/>
      <w:r>
        <w:t xml:space="preserve"> </w:t>
      </w:r>
      <w:proofErr w:type="spellStart"/>
      <w:r>
        <w:t>mungkin</w:t>
      </w:r>
      <w:proofErr w:type="spellEnd"/>
      <w:r>
        <w:t xml:space="preserve"> </w:t>
      </w:r>
      <w:proofErr w:type="spellStart"/>
      <w:r>
        <w:t>disebabkan</w:t>
      </w:r>
      <w:proofErr w:type="spellEnd"/>
      <w:r>
        <w:t xml:space="preserve"> oleh </w:t>
      </w:r>
      <w:proofErr w:type="spellStart"/>
      <w:r>
        <w:t>pengambilan</w:t>
      </w:r>
      <w:proofErr w:type="spellEnd"/>
      <w:r>
        <w:t xml:space="preserve"> </w:t>
      </w:r>
      <w:proofErr w:type="spellStart"/>
      <w:r>
        <w:lastRenderedPageBreak/>
        <w:t>sebagian</w:t>
      </w:r>
      <w:proofErr w:type="spellEnd"/>
      <w:r>
        <w:t xml:space="preserve"> </w:t>
      </w:r>
      <w:r w:rsidRPr="41C2363D">
        <w:rPr>
          <w:i/>
        </w:rPr>
        <w:t xml:space="preserve">channel </w:t>
      </w:r>
      <w:r>
        <w:t>(</w:t>
      </w:r>
      <w:r w:rsidRPr="41C2363D">
        <w:rPr>
          <w:i/>
        </w:rPr>
        <w:t xml:space="preserve">channel </w:t>
      </w:r>
      <w:r>
        <w:t xml:space="preserve">L </w:t>
      </w:r>
      <w:proofErr w:type="spellStart"/>
      <w:r>
        <w:t>dalam</w:t>
      </w:r>
      <w:proofErr w:type="spellEnd"/>
      <w:r>
        <w:t xml:space="preserve"> </w:t>
      </w:r>
      <w:proofErr w:type="spellStart"/>
      <w:r>
        <w:t>ruang</w:t>
      </w:r>
      <w:proofErr w:type="spellEnd"/>
      <w:r>
        <w:t xml:space="preserve"> </w:t>
      </w:r>
      <w:proofErr w:type="spellStart"/>
      <w:r>
        <w:t>warna</w:t>
      </w:r>
      <w:proofErr w:type="spellEnd"/>
      <w:r>
        <w:t xml:space="preserve"> LAB) dan </w:t>
      </w:r>
      <w:proofErr w:type="spellStart"/>
      <w:r>
        <w:t>adanya</w:t>
      </w:r>
      <w:proofErr w:type="spellEnd"/>
      <w:r>
        <w:t xml:space="preserve"> </w:t>
      </w:r>
      <w:proofErr w:type="spellStart"/>
      <w:r>
        <w:t>bayangan</w:t>
      </w:r>
      <w:proofErr w:type="spellEnd"/>
      <w:r>
        <w:t xml:space="preserve"> yang </w:t>
      </w:r>
      <w:proofErr w:type="spellStart"/>
      <w:r>
        <w:t>dianggap</w:t>
      </w:r>
      <w:proofErr w:type="spellEnd"/>
      <w:r>
        <w:t xml:space="preserve"> </w:t>
      </w:r>
      <w:proofErr w:type="spellStart"/>
      <w:r>
        <w:t>sebagai</w:t>
      </w:r>
      <w:proofErr w:type="spellEnd"/>
      <w:r>
        <w:t xml:space="preserve"> </w:t>
      </w:r>
      <w:r w:rsidRPr="41C2363D">
        <w:rPr>
          <w:i/>
        </w:rPr>
        <w:t xml:space="preserve">foreground </w:t>
      </w:r>
      <w:proofErr w:type="spellStart"/>
      <w:r>
        <w:t>dalam</w:t>
      </w:r>
      <w:proofErr w:type="spellEnd"/>
      <w:r>
        <w:t xml:space="preserve"> dataset </w:t>
      </w:r>
      <w:proofErr w:type="spellStart"/>
      <w:r>
        <w:t>gambar</w:t>
      </w:r>
      <w:proofErr w:type="spellEnd"/>
      <w:r>
        <w:t>.</w:t>
      </w:r>
    </w:p>
    <w:p w14:paraId="7C657D2E" w14:textId="50D57B0A" w:rsidR="1EA4A59C" w:rsidRDefault="1EA4A59C" w:rsidP="1EA4A59C">
      <w:pPr>
        <w:pStyle w:val="Text"/>
      </w:pPr>
      <w:proofErr w:type="spellStart"/>
      <w:r>
        <w:t>Secara</w:t>
      </w:r>
      <w:proofErr w:type="spellEnd"/>
      <w:r>
        <w:t xml:space="preserve"> </w:t>
      </w:r>
      <w:proofErr w:type="spellStart"/>
      <w:r>
        <w:t>keseluruhan</w:t>
      </w:r>
      <w:proofErr w:type="spellEnd"/>
      <w:r>
        <w:t xml:space="preserve">, </w:t>
      </w:r>
      <w:proofErr w:type="spellStart"/>
      <w:r>
        <w:t>hasil</w:t>
      </w:r>
      <w:proofErr w:type="spellEnd"/>
      <w:r>
        <w:t xml:space="preserve"> </w:t>
      </w:r>
      <w:proofErr w:type="spellStart"/>
      <w:r>
        <w:t>penelitian</w:t>
      </w:r>
      <w:proofErr w:type="spellEnd"/>
      <w:r>
        <w:t xml:space="preserve"> </w:t>
      </w:r>
      <w:proofErr w:type="spellStart"/>
      <w:r>
        <w:t>menyajikan</w:t>
      </w:r>
      <w:proofErr w:type="spellEnd"/>
      <w:r>
        <w:t xml:space="preserve"> </w:t>
      </w:r>
      <w:proofErr w:type="spellStart"/>
      <w:r>
        <w:t>gambaran</w:t>
      </w:r>
      <w:proofErr w:type="spellEnd"/>
      <w:r>
        <w:t xml:space="preserve"> </w:t>
      </w:r>
      <w:proofErr w:type="spellStart"/>
      <w:r>
        <w:t>tentang</w:t>
      </w:r>
      <w:proofErr w:type="spellEnd"/>
      <w:r>
        <w:t xml:space="preserve"> </w:t>
      </w:r>
      <w:proofErr w:type="spellStart"/>
      <w:r>
        <w:t>implementasi</w:t>
      </w:r>
      <w:proofErr w:type="spellEnd"/>
      <w:r>
        <w:t xml:space="preserve"> </w:t>
      </w:r>
      <w:proofErr w:type="spellStart"/>
      <w:r>
        <w:t>segmentasi</w:t>
      </w:r>
      <w:proofErr w:type="spellEnd"/>
      <w:r>
        <w:t xml:space="preserve"> </w:t>
      </w:r>
      <w:proofErr w:type="spellStart"/>
      <w:r>
        <w:t>buah</w:t>
      </w:r>
      <w:proofErr w:type="spellEnd"/>
      <w:r>
        <w:t xml:space="preserve"> </w:t>
      </w:r>
      <w:proofErr w:type="spellStart"/>
      <w:r>
        <w:t>menggunakan</w:t>
      </w:r>
      <w:proofErr w:type="spellEnd"/>
      <w:r>
        <w:t xml:space="preserve"> </w:t>
      </w:r>
      <w:proofErr w:type="spellStart"/>
      <w:r>
        <w:t>metode</w:t>
      </w:r>
      <w:proofErr w:type="spellEnd"/>
      <w:r>
        <w:t xml:space="preserve"> </w:t>
      </w:r>
      <w:r w:rsidR="15DCE6DB" w:rsidRPr="15DCE6DB">
        <w:rPr>
          <w:i/>
          <w:iCs/>
        </w:rPr>
        <w:t xml:space="preserve">Improved </w:t>
      </w:r>
      <w:r w:rsidRPr="15DCE6DB">
        <w:rPr>
          <w:i/>
        </w:rPr>
        <w:t>Watershed</w:t>
      </w:r>
      <w:r>
        <w:t xml:space="preserve">, </w:t>
      </w:r>
      <w:proofErr w:type="spellStart"/>
      <w:r>
        <w:t>dengan</w:t>
      </w:r>
      <w:proofErr w:type="spellEnd"/>
      <w:r>
        <w:t xml:space="preserve"> </w:t>
      </w:r>
      <w:proofErr w:type="spellStart"/>
      <w:r>
        <w:t>penekanan</w:t>
      </w:r>
      <w:proofErr w:type="spellEnd"/>
      <w:r>
        <w:t xml:space="preserve"> pada </w:t>
      </w:r>
      <w:proofErr w:type="spellStart"/>
      <w:r>
        <w:t>perbandingan</w:t>
      </w:r>
      <w:proofErr w:type="spellEnd"/>
      <w:r>
        <w:t xml:space="preserve"> </w:t>
      </w:r>
      <w:proofErr w:type="spellStart"/>
      <w:r>
        <w:t>antara</w:t>
      </w:r>
      <w:proofErr w:type="spellEnd"/>
      <w:r>
        <w:t xml:space="preserve"> </w:t>
      </w:r>
      <w:proofErr w:type="spellStart"/>
      <w:r>
        <w:t>segmentasi</w:t>
      </w:r>
      <w:proofErr w:type="spellEnd"/>
      <w:r>
        <w:t xml:space="preserve"> manual dan </w:t>
      </w:r>
      <w:proofErr w:type="spellStart"/>
      <w:r>
        <w:t>otomatis</w:t>
      </w:r>
      <w:proofErr w:type="spellEnd"/>
      <w:r>
        <w:t xml:space="preserve">. </w:t>
      </w:r>
      <w:proofErr w:type="spellStart"/>
      <w:r>
        <w:t>Kendati</w:t>
      </w:r>
      <w:proofErr w:type="spellEnd"/>
      <w:r>
        <w:t xml:space="preserve"> </w:t>
      </w:r>
      <w:proofErr w:type="spellStart"/>
      <w:r>
        <w:t>metode</w:t>
      </w:r>
      <w:proofErr w:type="spellEnd"/>
      <w:r>
        <w:t xml:space="preserve"> </w:t>
      </w:r>
      <w:r w:rsidRPr="15DCE6DB">
        <w:rPr>
          <w:i/>
        </w:rPr>
        <w:t xml:space="preserve">Watershed </w:t>
      </w:r>
      <w:r>
        <w:t xml:space="preserve">yang </w:t>
      </w:r>
      <w:proofErr w:type="spellStart"/>
      <w:r>
        <w:t>diusulkan</w:t>
      </w:r>
      <w:proofErr w:type="spellEnd"/>
      <w:r>
        <w:t xml:space="preserve"> </w:t>
      </w:r>
      <w:proofErr w:type="spellStart"/>
      <w:r>
        <w:t>memiliki</w:t>
      </w:r>
      <w:proofErr w:type="spellEnd"/>
      <w:r>
        <w:t xml:space="preserve"> </w:t>
      </w:r>
      <w:proofErr w:type="spellStart"/>
      <w:r>
        <w:t>kekurangan</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memberikan</w:t>
      </w:r>
      <w:proofErr w:type="spellEnd"/>
      <w:r>
        <w:t xml:space="preserve"> </w:t>
      </w:r>
      <w:proofErr w:type="spellStart"/>
      <w:r>
        <w:t>wawasan</w:t>
      </w:r>
      <w:proofErr w:type="spellEnd"/>
      <w:r>
        <w:t xml:space="preserve"> </w:t>
      </w:r>
      <w:proofErr w:type="spellStart"/>
      <w:r>
        <w:t>tentang</w:t>
      </w:r>
      <w:proofErr w:type="spellEnd"/>
      <w:r>
        <w:t xml:space="preserve"> </w:t>
      </w:r>
      <w:proofErr w:type="spellStart"/>
      <w:r>
        <w:t>potensi</w:t>
      </w:r>
      <w:proofErr w:type="spellEnd"/>
      <w:r>
        <w:t xml:space="preserve"> </w:t>
      </w:r>
      <w:proofErr w:type="spellStart"/>
      <w:r>
        <w:t>peningkatan</w:t>
      </w:r>
      <w:proofErr w:type="spellEnd"/>
      <w:r>
        <w:t xml:space="preserve"> </w:t>
      </w:r>
      <w:proofErr w:type="spellStart"/>
      <w:r>
        <w:t>performa</w:t>
      </w:r>
      <w:proofErr w:type="spellEnd"/>
      <w:r>
        <w:t xml:space="preserve"> </w:t>
      </w:r>
      <w:proofErr w:type="spellStart"/>
      <w:r>
        <w:t>metode</w:t>
      </w:r>
      <w:proofErr w:type="spellEnd"/>
      <w:r>
        <w:t xml:space="preserve"> </w:t>
      </w:r>
      <w:proofErr w:type="spellStart"/>
      <w:r>
        <w:t>segmentasi</w:t>
      </w:r>
      <w:proofErr w:type="spellEnd"/>
      <w:r>
        <w:t xml:space="preserve"> </w:t>
      </w:r>
      <w:proofErr w:type="spellStart"/>
      <w:r>
        <w:t>tersebut</w:t>
      </w:r>
      <w:proofErr w:type="spellEnd"/>
      <w:r>
        <w:t xml:space="preserve">, </w:t>
      </w:r>
      <w:proofErr w:type="spellStart"/>
      <w:r>
        <w:t>khususnya</w:t>
      </w:r>
      <w:proofErr w:type="spellEnd"/>
      <w:r>
        <w:t xml:space="preserve"> </w:t>
      </w:r>
      <w:proofErr w:type="spellStart"/>
      <w:r>
        <w:t>dalam</w:t>
      </w:r>
      <w:proofErr w:type="spellEnd"/>
      <w:r>
        <w:t xml:space="preserve"> </w:t>
      </w:r>
      <w:proofErr w:type="spellStart"/>
      <w:r>
        <w:t>konteks</w:t>
      </w:r>
      <w:proofErr w:type="spellEnd"/>
      <w:r>
        <w:t xml:space="preserve"> dataset </w:t>
      </w:r>
      <w:proofErr w:type="spellStart"/>
      <w:r>
        <w:t>buah</w:t>
      </w:r>
      <w:proofErr w:type="spellEnd"/>
      <w:r>
        <w:t xml:space="preserve"> yang </w:t>
      </w:r>
      <w:proofErr w:type="spellStart"/>
      <w:r>
        <w:t>beragam</w:t>
      </w:r>
      <w:proofErr w:type="spellEnd"/>
      <w:r>
        <w:t>.</w:t>
      </w:r>
    </w:p>
    <w:p w14:paraId="53CDEFE6" w14:textId="3728E6C1" w:rsidR="00E97402" w:rsidRDefault="00B948A7" w:rsidP="008D438D">
      <w:pPr>
        <w:pStyle w:val="ReferenceHead"/>
        <w:jc w:val="both"/>
      </w:pPr>
      <w:r>
        <w:t>Lampiran</w:t>
      </w:r>
    </w:p>
    <w:p w14:paraId="690B82F1" w14:textId="77DE39D7" w:rsidR="006E2161" w:rsidRDefault="006E2161" w:rsidP="008D438D">
      <w:pPr>
        <w:pStyle w:val="ReferenceHead"/>
        <w:jc w:val="both"/>
      </w:pPr>
      <w:r>
        <w:t>HASIL SEGMENTASI SECARA VISUAL</w:t>
      </w:r>
    </w:p>
    <w:p w14:paraId="6C5F7285" w14:textId="77777777" w:rsidR="006E2161" w:rsidRDefault="006E2161" w:rsidP="006E2161">
      <w:pPr>
        <w:ind w:firstLine="284"/>
      </w:pPr>
      <w:proofErr w:type="gramStart"/>
      <w:r>
        <w:t>1 )</w:t>
      </w:r>
      <w:proofErr w:type="gramEnd"/>
      <w:r>
        <w:rPr>
          <w:noProof/>
        </w:rPr>
        <w:drawing>
          <wp:inline distT="0" distB="0" distL="0" distR="0" wp14:anchorId="6C036C1D" wp14:editId="5A578407">
            <wp:extent cx="5288294" cy="936000"/>
            <wp:effectExtent l="0" t="0" r="0" b="3810"/>
            <wp:docPr id="2024406414" name="Picture 2024406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8294" cy="936000"/>
                    </a:xfrm>
                    <a:prstGeom prst="rect">
                      <a:avLst/>
                    </a:prstGeom>
                    <a:noFill/>
                    <a:ln>
                      <a:noFill/>
                    </a:ln>
                  </pic:spPr>
                </pic:pic>
              </a:graphicData>
            </a:graphic>
          </wp:inline>
        </w:drawing>
      </w:r>
    </w:p>
    <w:p w14:paraId="24B93B73" w14:textId="77777777" w:rsidR="006E2161" w:rsidRPr="00C667C5" w:rsidRDefault="006E2161" w:rsidP="006E2161">
      <w:pPr>
        <w:ind w:firstLine="284"/>
      </w:pPr>
      <w:proofErr w:type="gramStart"/>
      <w:r>
        <w:t>2 )</w:t>
      </w:r>
      <w:proofErr w:type="gramEnd"/>
      <w:r>
        <w:rPr>
          <w:noProof/>
        </w:rPr>
        <w:drawing>
          <wp:inline distT="0" distB="0" distL="0" distR="0" wp14:anchorId="6A70E52B" wp14:editId="0814A0A7">
            <wp:extent cx="5288294" cy="936000"/>
            <wp:effectExtent l="0" t="0" r="0" b="3810"/>
            <wp:docPr id="429932380" name="Picture 429932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8294" cy="936000"/>
                    </a:xfrm>
                    <a:prstGeom prst="rect">
                      <a:avLst/>
                    </a:prstGeom>
                    <a:noFill/>
                    <a:ln>
                      <a:noFill/>
                    </a:ln>
                  </pic:spPr>
                </pic:pic>
              </a:graphicData>
            </a:graphic>
          </wp:inline>
        </w:drawing>
      </w:r>
    </w:p>
    <w:p w14:paraId="712A6A3D" w14:textId="77777777" w:rsidR="006E2161" w:rsidRDefault="006E2161" w:rsidP="006E2161">
      <w:pPr>
        <w:pStyle w:val="Text"/>
        <w:spacing w:line="240" w:lineRule="auto"/>
        <w:ind w:firstLine="284"/>
      </w:pPr>
      <w:proofErr w:type="gramStart"/>
      <w:r>
        <w:t>3 )</w:t>
      </w:r>
      <w:proofErr w:type="gramEnd"/>
      <w:r>
        <w:t xml:space="preserve"> </w:t>
      </w:r>
      <w:r>
        <w:rPr>
          <w:noProof/>
        </w:rPr>
        <w:drawing>
          <wp:inline distT="0" distB="0" distL="0" distR="0" wp14:anchorId="1A63EE14" wp14:editId="06B12CB7">
            <wp:extent cx="5288296" cy="936000"/>
            <wp:effectExtent l="0" t="0" r="0" b="3810"/>
            <wp:docPr id="315894648" name="Picture 315894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8296" cy="936000"/>
                    </a:xfrm>
                    <a:prstGeom prst="rect">
                      <a:avLst/>
                    </a:prstGeom>
                    <a:noFill/>
                    <a:ln>
                      <a:noFill/>
                    </a:ln>
                  </pic:spPr>
                </pic:pic>
              </a:graphicData>
            </a:graphic>
          </wp:inline>
        </w:drawing>
      </w:r>
    </w:p>
    <w:p w14:paraId="033AA099" w14:textId="77777777" w:rsidR="006E2161" w:rsidRDefault="006E2161" w:rsidP="006E2161">
      <w:pPr>
        <w:pStyle w:val="Text"/>
        <w:spacing w:line="240" w:lineRule="auto"/>
        <w:ind w:firstLine="284"/>
      </w:pPr>
      <w:proofErr w:type="gramStart"/>
      <w:r>
        <w:t>4 )</w:t>
      </w:r>
      <w:proofErr w:type="gramEnd"/>
      <w:r>
        <w:t xml:space="preserve"> </w:t>
      </w:r>
      <w:r>
        <w:rPr>
          <w:noProof/>
        </w:rPr>
        <w:drawing>
          <wp:inline distT="0" distB="0" distL="0" distR="0" wp14:anchorId="560D2BD7" wp14:editId="5257BC42">
            <wp:extent cx="5288297" cy="936000"/>
            <wp:effectExtent l="0" t="0" r="0" b="3810"/>
            <wp:docPr id="377434932" name="Picture 377434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8297" cy="936000"/>
                    </a:xfrm>
                    <a:prstGeom prst="rect">
                      <a:avLst/>
                    </a:prstGeom>
                    <a:noFill/>
                    <a:ln>
                      <a:noFill/>
                    </a:ln>
                  </pic:spPr>
                </pic:pic>
              </a:graphicData>
            </a:graphic>
          </wp:inline>
        </w:drawing>
      </w:r>
      <w:r>
        <w:t xml:space="preserve">  </w:t>
      </w:r>
    </w:p>
    <w:p w14:paraId="7B2FB990" w14:textId="77777777" w:rsidR="006E2161" w:rsidRDefault="006E2161" w:rsidP="006E2161">
      <w:pPr>
        <w:pStyle w:val="Text"/>
        <w:spacing w:line="240" w:lineRule="auto"/>
        <w:ind w:firstLine="284"/>
      </w:pPr>
      <w:proofErr w:type="gramStart"/>
      <w:r>
        <w:t>5 )</w:t>
      </w:r>
      <w:proofErr w:type="gramEnd"/>
      <w:r>
        <w:t xml:space="preserve"> </w:t>
      </w:r>
      <w:r>
        <w:rPr>
          <w:noProof/>
        </w:rPr>
        <w:drawing>
          <wp:inline distT="0" distB="0" distL="0" distR="0" wp14:anchorId="0ADE1210" wp14:editId="04679A60">
            <wp:extent cx="5288293" cy="936000"/>
            <wp:effectExtent l="0" t="0" r="0" b="3810"/>
            <wp:docPr id="643332267" name="Picture 643332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8293" cy="936000"/>
                    </a:xfrm>
                    <a:prstGeom prst="rect">
                      <a:avLst/>
                    </a:prstGeom>
                    <a:noFill/>
                    <a:ln>
                      <a:noFill/>
                    </a:ln>
                  </pic:spPr>
                </pic:pic>
              </a:graphicData>
            </a:graphic>
          </wp:inline>
        </w:drawing>
      </w:r>
    </w:p>
    <w:p w14:paraId="70EEBB0E" w14:textId="77777777" w:rsidR="006E2161" w:rsidRDefault="006E2161" w:rsidP="006E2161">
      <w:pPr>
        <w:pStyle w:val="Text"/>
        <w:spacing w:line="240" w:lineRule="auto"/>
        <w:ind w:firstLine="284"/>
      </w:pPr>
      <w:proofErr w:type="gramStart"/>
      <w:r>
        <w:t>6 )</w:t>
      </w:r>
      <w:proofErr w:type="gramEnd"/>
      <w:r>
        <w:t xml:space="preserve">  </w:t>
      </w:r>
      <w:r>
        <w:rPr>
          <w:noProof/>
        </w:rPr>
        <w:drawing>
          <wp:inline distT="0" distB="0" distL="0" distR="0" wp14:anchorId="159A0EF3" wp14:editId="523C2AFC">
            <wp:extent cx="5288293" cy="936000"/>
            <wp:effectExtent l="0" t="0" r="0" b="3810"/>
            <wp:docPr id="399894383" name="Picture 399894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88293" cy="936000"/>
                    </a:xfrm>
                    <a:prstGeom prst="rect">
                      <a:avLst/>
                    </a:prstGeom>
                    <a:noFill/>
                    <a:ln>
                      <a:noFill/>
                    </a:ln>
                  </pic:spPr>
                </pic:pic>
              </a:graphicData>
            </a:graphic>
          </wp:inline>
        </w:drawing>
      </w:r>
    </w:p>
    <w:p w14:paraId="118AEEAA" w14:textId="77777777" w:rsidR="006E2161" w:rsidRDefault="006E2161" w:rsidP="006E2161">
      <w:pPr>
        <w:pStyle w:val="Text"/>
        <w:spacing w:line="240" w:lineRule="auto"/>
        <w:ind w:firstLine="284"/>
      </w:pPr>
      <w:proofErr w:type="gramStart"/>
      <w:r>
        <w:t>7 )</w:t>
      </w:r>
      <w:proofErr w:type="gramEnd"/>
      <w:r>
        <w:t xml:space="preserve"> </w:t>
      </w:r>
      <w:r>
        <w:rPr>
          <w:noProof/>
        </w:rPr>
        <w:drawing>
          <wp:inline distT="0" distB="0" distL="0" distR="0" wp14:anchorId="6949F3EA" wp14:editId="551F4733">
            <wp:extent cx="5288299" cy="936000"/>
            <wp:effectExtent l="0" t="0" r="0" b="3810"/>
            <wp:docPr id="898653312" name="Picture 89865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8299" cy="936000"/>
                    </a:xfrm>
                    <a:prstGeom prst="rect">
                      <a:avLst/>
                    </a:prstGeom>
                    <a:noFill/>
                    <a:ln>
                      <a:noFill/>
                    </a:ln>
                  </pic:spPr>
                </pic:pic>
              </a:graphicData>
            </a:graphic>
          </wp:inline>
        </w:drawing>
      </w:r>
    </w:p>
    <w:p w14:paraId="19F2BCDD" w14:textId="77777777" w:rsidR="006E2161" w:rsidRDefault="006E2161" w:rsidP="006E2161">
      <w:pPr>
        <w:pStyle w:val="Text"/>
        <w:keepNext/>
        <w:spacing w:line="240" w:lineRule="auto"/>
        <w:ind w:firstLine="284"/>
      </w:pPr>
      <w:proofErr w:type="gramStart"/>
      <w:r>
        <w:lastRenderedPageBreak/>
        <w:t>8 )</w:t>
      </w:r>
      <w:proofErr w:type="gramEnd"/>
      <w:r>
        <w:t xml:space="preserve"> </w:t>
      </w:r>
      <w:r>
        <w:rPr>
          <w:noProof/>
        </w:rPr>
        <w:drawing>
          <wp:inline distT="0" distB="0" distL="0" distR="0" wp14:anchorId="2BFB5EA6" wp14:editId="656AC817">
            <wp:extent cx="5322103" cy="936000"/>
            <wp:effectExtent l="0" t="0" r="0" b="3810"/>
            <wp:docPr id="182622828" name="Picture 182622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2103" cy="936000"/>
                    </a:xfrm>
                    <a:prstGeom prst="rect">
                      <a:avLst/>
                    </a:prstGeom>
                    <a:noFill/>
                    <a:ln>
                      <a:noFill/>
                    </a:ln>
                  </pic:spPr>
                </pic:pic>
              </a:graphicData>
            </a:graphic>
          </wp:inline>
        </w:drawing>
      </w:r>
    </w:p>
    <w:p w14:paraId="10441A3E" w14:textId="77777777" w:rsidR="006E2161" w:rsidRDefault="006E2161" w:rsidP="006E2161">
      <w:pPr>
        <w:ind w:firstLine="284"/>
        <w:jc w:val="both"/>
      </w:pPr>
      <w:proofErr w:type="gramStart"/>
      <w:r>
        <w:t>9 )</w:t>
      </w:r>
      <w:proofErr w:type="gramEnd"/>
      <w:r>
        <w:rPr>
          <w:noProof/>
        </w:rPr>
        <w:drawing>
          <wp:inline distT="0" distB="0" distL="0" distR="0" wp14:anchorId="4C8B06A0" wp14:editId="0C8A1406">
            <wp:extent cx="5322104" cy="936000"/>
            <wp:effectExtent l="0" t="0" r="0" b="3810"/>
            <wp:docPr id="816034955" name="Picture 816034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2104" cy="936000"/>
                    </a:xfrm>
                    <a:prstGeom prst="rect">
                      <a:avLst/>
                    </a:prstGeom>
                    <a:noFill/>
                    <a:ln>
                      <a:noFill/>
                    </a:ln>
                  </pic:spPr>
                </pic:pic>
              </a:graphicData>
            </a:graphic>
          </wp:inline>
        </w:drawing>
      </w:r>
    </w:p>
    <w:p w14:paraId="29D8711F" w14:textId="77777777" w:rsidR="006E2161" w:rsidRDefault="006E2161" w:rsidP="006E2161">
      <w:pPr>
        <w:ind w:firstLine="284"/>
      </w:pPr>
      <w:proofErr w:type="gramStart"/>
      <w:r>
        <w:t>10 )</w:t>
      </w:r>
      <w:proofErr w:type="gramEnd"/>
      <w:r w:rsidRPr="00070E1A">
        <w:t xml:space="preserve"> </w:t>
      </w:r>
      <w:r>
        <w:rPr>
          <w:noProof/>
        </w:rPr>
        <w:drawing>
          <wp:inline distT="0" distB="0" distL="0" distR="0" wp14:anchorId="282EF33D" wp14:editId="2C362275">
            <wp:extent cx="5322101" cy="936000"/>
            <wp:effectExtent l="0" t="0" r="0" b="3810"/>
            <wp:docPr id="38288821" name="Picture 38288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2101" cy="936000"/>
                    </a:xfrm>
                    <a:prstGeom prst="rect">
                      <a:avLst/>
                    </a:prstGeom>
                    <a:noFill/>
                    <a:ln>
                      <a:noFill/>
                    </a:ln>
                  </pic:spPr>
                </pic:pic>
              </a:graphicData>
            </a:graphic>
          </wp:inline>
        </w:drawing>
      </w:r>
    </w:p>
    <w:p w14:paraId="6F786EE0" w14:textId="77777777" w:rsidR="006E2161" w:rsidRDefault="006E2161" w:rsidP="006E2161">
      <w:pPr>
        <w:ind w:firstLine="284"/>
      </w:pPr>
      <w:proofErr w:type="gramStart"/>
      <w:r>
        <w:t>11 )</w:t>
      </w:r>
      <w:proofErr w:type="gramEnd"/>
      <w:r>
        <w:t xml:space="preserve"> </w:t>
      </w:r>
      <w:r>
        <w:rPr>
          <w:noProof/>
        </w:rPr>
        <w:drawing>
          <wp:inline distT="0" distB="0" distL="0" distR="0" wp14:anchorId="33D4BE4B" wp14:editId="03950A48">
            <wp:extent cx="5322102" cy="936000"/>
            <wp:effectExtent l="0" t="0" r="0" b="3810"/>
            <wp:docPr id="2022770591" name="Picture 2022770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2102" cy="936000"/>
                    </a:xfrm>
                    <a:prstGeom prst="rect">
                      <a:avLst/>
                    </a:prstGeom>
                    <a:noFill/>
                    <a:ln>
                      <a:noFill/>
                    </a:ln>
                  </pic:spPr>
                </pic:pic>
              </a:graphicData>
            </a:graphic>
          </wp:inline>
        </w:drawing>
      </w:r>
    </w:p>
    <w:p w14:paraId="7A42858D" w14:textId="77777777" w:rsidR="006E2161" w:rsidRDefault="006E2161" w:rsidP="006E2161"/>
    <w:p w14:paraId="650A6DED" w14:textId="77777777" w:rsidR="006E2161" w:rsidRDefault="006E2161" w:rsidP="006E2161">
      <w:pPr>
        <w:ind w:firstLine="284"/>
      </w:pPr>
      <w:proofErr w:type="gramStart"/>
      <w:r>
        <w:t>12 )</w:t>
      </w:r>
      <w:proofErr w:type="gramEnd"/>
      <w:r>
        <w:t xml:space="preserve"> </w:t>
      </w:r>
      <w:r>
        <w:rPr>
          <w:noProof/>
        </w:rPr>
        <w:drawing>
          <wp:inline distT="0" distB="0" distL="0" distR="0" wp14:anchorId="07B82721" wp14:editId="3EC1CE97">
            <wp:extent cx="5322101" cy="936000"/>
            <wp:effectExtent l="0" t="0" r="0" b="3810"/>
            <wp:docPr id="1115934632" name="Picture 1115934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22101" cy="936000"/>
                    </a:xfrm>
                    <a:prstGeom prst="rect">
                      <a:avLst/>
                    </a:prstGeom>
                    <a:noFill/>
                    <a:ln>
                      <a:noFill/>
                    </a:ln>
                  </pic:spPr>
                </pic:pic>
              </a:graphicData>
            </a:graphic>
          </wp:inline>
        </w:drawing>
      </w:r>
    </w:p>
    <w:p w14:paraId="5C28191A" w14:textId="77777777" w:rsidR="006E2161" w:rsidRDefault="006E2161" w:rsidP="006E2161"/>
    <w:p w14:paraId="0957EBE4" w14:textId="77777777" w:rsidR="006E2161" w:rsidRDefault="006E2161" w:rsidP="006E2161">
      <w:pPr>
        <w:ind w:firstLine="284"/>
      </w:pPr>
      <w:proofErr w:type="gramStart"/>
      <w:r>
        <w:t>13 )</w:t>
      </w:r>
      <w:proofErr w:type="gramEnd"/>
      <w:r>
        <w:t xml:space="preserve"> </w:t>
      </w:r>
      <w:r>
        <w:rPr>
          <w:noProof/>
        </w:rPr>
        <w:drawing>
          <wp:inline distT="0" distB="0" distL="0" distR="0" wp14:anchorId="2C1F5A23" wp14:editId="49D1BE0A">
            <wp:extent cx="5322102" cy="936000"/>
            <wp:effectExtent l="0" t="0" r="0" b="3810"/>
            <wp:docPr id="362165765" name="Picture 362165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2102" cy="936000"/>
                    </a:xfrm>
                    <a:prstGeom prst="rect">
                      <a:avLst/>
                    </a:prstGeom>
                    <a:noFill/>
                    <a:ln>
                      <a:noFill/>
                    </a:ln>
                  </pic:spPr>
                </pic:pic>
              </a:graphicData>
            </a:graphic>
          </wp:inline>
        </w:drawing>
      </w:r>
    </w:p>
    <w:p w14:paraId="0D013D75" w14:textId="77777777" w:rsidR="006E2161" w:rsidRDefault="006E2161" w:rsidP="006E2161"/>
    <w:p w14:paraId="039F6AC1" w14:textId="77777777" w:rsidR="006E2161" w:rsidRDefault="006E2161" w:rsidP="006E2161">
      <w:pPr>
        <w:ind w:firstLine="284"/>
      </w:pPr>
      <w:proofErr w:type="gramStart"/>
      <w:r>
        <w:t>14 )</w:t>
      </w:r>
      <w:proofErr w:type="gramEnd"/>
      <w:r>
        <w:t xml:space="preserve"> </w:t>
      </w:r>
      <w:r>
        <w:rPr>
          <w:noProof/>
        </w:rPr>
        <w:drawing>
          <wp:inline distT="0" distB="0" distL="0" distR="0" wp14:anchorId="0E7470DC" wp14:editId="241A58A1">
            <wp:extent cx="5322105" cy="936000"/>
            <wp:effectExtent l="0" t="0" r="0" b="3810"/>
            <wp:docPr id="580852847" name="Picture 580852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2105" cy="936000"/>
                    </a:xfrm>
                    <a:prstGeom prst="rect">
                      <a:avLst/>
                    </a:prstGeom>
                    <a:noFill/>
                    <a:ln>
                      <a:noFill/>
                    </a:ln>
                  </pic:spPr>
                </pic:pic>
              </a:graphicData>
            </a:graphic>
          </wp:inline>
        </w:drawing>
      </w:r>
    </w:p>
    <w:p w14:paraId="15CF18E6" w14:textId="77777777" w:rsidR="006E2161" w:rsidRDefault="006E2161" w:rsidP="006E2161">
      <w:pPr>
        <w:ind w:firstLine="284"/>
      </w:pPr>
      <w:proofErr w:type="gramStart"/>
      <w:r>
        <w:t>15 )</w:t>
      </w:r>
      <w:proofErr w:type="gramEnd"/>
      <w:r>
        <w:t xml:space="preserve"> </w:t>
      </w:r>
      <w:r>
        <w:rPr>
          <w:noProof/>
        </w:rPr>
        <w:drawing>
          <wp:inline distT="0" distB="0" distL="0" distR="0" wp14:anchorId="21C6CE84" wp14:editId="62ED5001">
            <wp:extent cx="5322101" cy="936000"/>
            <wp:effectExtent l="0" t="0" r="0" b="3810"/>
            <wp:docPr id="34140916" name="Picture 34140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22101" cy="936000"/>
                    </a:xfrm>
                    <a:prstGeom prst="rect">
                      <a:avLst/>
                    </a:prstGeom>
                    <a:noFill/>
                    <a:ln>
                      <a:noFill/>
                    </a:ln>
                  </pic:spPr>
                </pic:pic>
              </a:graphicData>
            </a:graphic>
          </wp:inline>
        </w:drawing>
      </w:r>
    </w:p>
    <w:p w14:paraId="44FAFE87" w14:textId="55347448" w:rsidR="006E2161" w:rsidRDefault="006E2161" w:rsidP="006E2161">
      <w:pPr>
        <w:ind w:firstLine="284"/>
      </w:pPr>
      <w:proofErr w:type="gramStart"/>
      <w:r>
        <w:t>16</w:t>
      </w:r>
      <w:r w:rsidRPr="00070E1A">
        <w:t xml:space="preserve"> </w:t>
      </w:r>
      <w:r>
        <w:t>)</w:t>
      </w:r>
      <w:proofErr w:type="gramEnd"/>
      <w:r>
        <w:rPr>
          <w:noProof/>
        </w:rPr>
        <w:drawing>
          <wp:inline distT="0" distB="0" distL="0" distR="0" wp14:anchorId="45231D17" wp14:editId="4042F1D5">
            <wp:extent cx="5322105" cy="936000"/>
            <wp:effectExtent l="0" t="0" r="0" b="3810"/>
            <wp:docPr id="2045032050" name="Picture 204503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5032050"/>
                    <pic:cNvPicPr/>
                  </pic:nvPicPr>
                  <pic:blipFill>
                    <a:blip r:embed="rId43">
                      <a:extLst>
                        <a:ext uri="{28A0092B-C50C-407E-A947-70E740481C1C}">
                          <a14:useLocalDpi xmlns:a14="http://schemas.microsoft.com/office/drawing/2010/main" val="0"/>
                        </a:ext>
                      </a:extLst>
                    </a:blip>
                    <a:stretch>
                      <a:fillRect/>
                    </a:stretch>
                  </pic:blipFill>
                  <pic:spPr>
                    <a:xfrm>
                      <a:off x="0" y="0"/>
                      <a:ext cx="5322105" cy="936000"/>
                    </a:xfrm>
                    <a:prstGeom prst="rect">
                      <a:avLst/>
                    </a:prstGeom>
                  </pic:spPr>
                </pic:pic>
              </a:graphicData>
            </a:graphic>
          </wp:inline>
        </w:drawing>
      </w:r>
    </w:p>
    <w:p w14:paraId="191DE8A9" w14:textId="3410209B" w:rsidR="00CE1164" w:rsidRDefault="00CE1164" w:rsidP="00CE1164">
      <w:pPr>
        <w:pStyle w:val="ReferenceHead"/>
        <w:jc w:val="left"/>
      </w:pPr>
    </w:p>
    <w:p w14:paraId="20716BEF" w14:textId="53836438" w:rsidR="00E97402" w:rsidRDefault="00647AF3" w:rsidP="008D438D">
      <w:pPr>
        <w:pStyle w:val="ReferenceHead"/>
      </w:pPr>
      <w:r>
        <w:t>Daftar Pustaka</w:t>
      </w:r>
    </w:p>
    <w:p w14:paraId="1E0E9916" w14:textId="77777777" w:rsidR="00570A50" w:rsidRPr="00570A50" w:rsidRDefault="00570A50" w:rsidP="00570A50">
      <w:pPr>
        <w:ind w:left="-20" w:right="-20"/>
        <w:jc w:val="both"/>
        <w:rPr>
          <w:sz w:val="22"/>
          <w:szCs w:val="22"/>
        </w:rPr>
      </w:pPr>
      <w:r w:rsidRPr="00570A50">
        <w:rPr>
          <w:sz w:val="22"/>
          <w:szCs w:val="22"/>
        </w:rPr>
        <w:t xml:space="preserve">[1] Chaudhary, L., &amp; Yogesh, Y. (2019). A Comparative Study of Fruit Defect Segmentation Techniques. </w:t>
      </w:r>
      <w:r w:rsidRPr="00570A50">
        <w:rPr>
          <w:i/>
          <w:iCs/>
          <w:sz w:val="22"/>
          <w:szCs w:val="22"/>
        </w:rPr>
        <w:t>2019 International Conference on Issues and Challenges in Intelligent Computing Techniques (ICICT)</w:t>
      </w:r>
      <w:r w:rsidRPr="00570A50">
        <w:rPr>
          <w:sz w:val="22"/>
          <w:szCs w:val="22"/>
        </w:rPr>
        <w:t xml:space="preserve">, 1–4. </w:t>
      </w:r>
      <w:hyperlink r:id="rId44">
        <w:r w:rsidRPr="00570A50">
          <w:rPr>
            <w:rStyle w:val="Hyperlink"/>
            <w:sz w:val="22"/>
            <w:szCs w:val="22"/>
          </w:rPr>
          <w:t>https://doi.org/10.1109/ICICT46931.2019.8977692</w:t>
        </w:r>
      </w:hyperlink>
    </w:p>
    <w:p w14:paraId="3113918C" w14:textId="77777777" w:rsidR="00570A50" w:rsidRPr="00570A50" w:rsidRDefault="00570A50" w:rsidP="00570A50">
      <w:pPr>
        <w:ind w:left="-20" w:right="-20"/>
        <w:jc w:val="both"/>
        <w:rPr>
          <w:sz w:val="22"/>
          <w:szCs w:val="22"/>
        </w:rPr>
      </w:pPr>
      <w:r w:rsidRPr="00570A50">
        <w:rPr>
          <w:sz w:val="22"/>
          <w:szCs w:val="22"/>
        </w:rPr>
        <w:t>[2] D. Wang, “A multi-scale gradient algorithm for image segmentation using watershed,” Pattern Recognition, vol. 30, 1997, pp. 2043-2052</w:t>
      </w:r>
    </w:p>
    <w:p w14:paraId="56C3764F" w14:textId="77777777" w:rsidR="00570A50" w:rsidRPr="00570A50" w:rsidRDefault="00570A50" w:rsidP="00570A50">
      <w:pPr>
        <w:ind w:left="-20" w:right="-20"/>
        <w:jc w:val="both"/>
        <w:rPr>
          <w:sz w:val="22"/>
          <w:szCs w:val="22"/>
        </w:rPr>
      </w:pPr>
      <w:r w:rsidRPr="00570A50">
        <w:rPr>
          <w:sz w:val="22"/>
          <w:szCs w:val="22"/>
        </w:rPr>
        <w:t xml:space="preserve">[3] He, Y., Wang, S., &amp; Gao, X. (2023). Analysis and Research of Spinal CT Image Segmentation Based on Improved Watershed Algorithm. </w:t>
      </w:r>
      <w:r w:rsidRPr="00570A50">
        <w:rPr>
          <w:i/>
          <w:iCs/>
          <w:sz w:val="22"/>
          <w:szCs w:val="22"/>
        </w:rPr>
        <w:t>2023 IEEE 3rd International Conference on Electronic Communications, Internet of Things and Big Data (ICEIB)</w:t>
      </w:r>
      <w:r w:rsidRPr="00570A50">
        <w:rPr>
          <w:sz w:val="22"/>
          <w:szCs w:val="22"/>
        </w:rPr>
        <w:t xml:space="preserve">, 119–123. </w:t>
      </w:r>
      <w:hyperlink r:id="rId45">
        <w:r w:rsidRPr="00570A50">
          <w:rPr>
            <w:rStyle w:val="Hyperlink"/>
            <w:sz w:val="22"/>
            <w:szCs w:val="22"/>
          </w:rPr>
          <w:t>https://doi.org/10.1109/ICEIB57887.2023.10170668</w:t>
        </w:r>
      </w:hyperlink>
    </w:p>
    <w:p w14:paraId="239E955C" w14:textId="77777777" w:rsidR="00570A50" w:rsidRPr="00570A50" w:rsidRDefault="00570A50" w:rsidP="00570A50">
      <w:pPr>
        <w:ind w:left="-20" w:right="-20"/>
        <w:jc w:val="both"/>
        <w:rPr>
          <w:sz w:val="22"/>
          <w:szCs w:val="22"/>
        </w:rPr>
      </w:pPr>
      <w:r w:rsidRPr="00570A50">
        <w:rPr>
          <w:sz w:val="22"/>
          <w:szCs w:val="22"/>
        </w:rPr>
        <w:t xml:space="preserve">[4] H.T. Nguyen, M. </w:t>
      </w:r>
      <w:proofErr w:type="spellStart"/>
      <w:r w:rsidRPr="00570A50">
        <w:rPr>
          <w:sz w:val="22"/>
          <w:szCs w:val="22"/>
        </w:rPr>
        <w:t>Worning</w:t>
      </w:r>
      <w:proofErr w:type="spellEnd"/>
      <w:r w:rsidRPr="00570A50">
        <w:rPr>
          <w:sz w:val="22"/>
          <w:szCs w:val="22"/>
        </w:rPr>
        <w:t>, “</w:t>
      </w:r>
      <w:proofErr w:type="spellStart"/>
      <w:r w:rsidRPr="00570A50">
        <w:rPr>
          <w:sz w:val="22"/>
          <w:szCs w:val="22"/>
        </w:rPr>
        <w:t>Watersnakes</w:t>
      </w:r>
      <w:proofErr w:type="spellEnd"/>
      <w:r w:rsidRPr="00570A50">
        <w:rPr>
          <w:sz w:val="22"/>
          <w:szCs w:val="22"/>
        </w:rPr>
        <w:t>: Energy-driven Watershed Segmentation,” IEEE Trans. on Pattern Analysis and Machine Intelligence, Vol.25, no.3, 2003, pp.330-342,</w:t>
      </w:r>
    </w:p>
    <w:p w14:paraId="15D4AA0A" w14:textId="77777777" w:rsidR="00570A50" w:rsidRPr="00570A50" w:rsidRDefault="00570A50" w:rsidP="00570A50">
      <w:pPr>
        <w:ind w:left="-20" w:right="-20"/>
        <w:jc w:val="both"/>
        <w:rPr>
          <w:sz w:val="22"/>
          <w:szCs w:val="22"/>
        </w:rPr>
      </w:pPr>
      <w:r w:rsidRPr="00570A50">
        <w:rPr>
          <w:sz w:val="22"/>
          <w:szCs w:val="22"/>
        </w:rPr>
        <w:t xml:space="preserve">[5] </w:t>
      </w:r>
      <w:proofErr w:type="spellStart"/>
      <w:r w:rsidRPr="00570A50">
        <w:rPr>
          <w:sz w:val="22"/>
          <w:szCs w:val="22"/>
        </w:rPr>
        <w:t>Israa</w:t>
      </w:r>
      <w:proofErr w:type="spellEnd"/>
      <w:r w:rsidRPr="00570A50">
        <w:rPr>
          <w:sz w:val="22"/>
          <w:szCs w:val="22"/>
        </w:rPr>
        <w:t xml:space="preserve">. (2020). </w:t>
      </w:r>
      <w:r w:rsidRPr="00570A50">
        <w:rPr>
          <w:i/>
          <w:iCs/>
          <w:sz w:val="22"/>
          <w:szCs w:val="22"/>
        </w:rPr>
        <w:t>Fruit Classification System Using Computer Vision: A Review</w:t>
      </w:r>
      <w:r w:rsidRPr="00570A50">
        <w:rPr>
          <w:sz w:val="22"/>
          <w:szCs w:val="22"/>
        </w:rPr>
        <w:t xml:space="preserve"> [Preprint]. Open Science Framework. </w:t>
      </w:r>
      <w:hyperlink r:id="rId46">
        <w:r w:rsidRPr="00570A50">
          <w:rPr>
            <w:rStyle w:val="Hyperlink"/>
            <w:sz w:val="22"/>
            <w:szCs w:val="22"/>
          </w:rPr>
          <w:t>https://doi.org/10.31219/osf.io/kt75d</w:t>
        </w:r>
      </w:hyperlink>
    </w:p>
    <w:p w14:paraId="1A8BFD47" w14:textId="77777777" w:rsidR="00570A50" w:rsidRPr="00570A50" w:rsidRDefault="00570A50" w:rsidP="00570A50">
      <w:pPr>
        <w:ind w:left="-20" w:right="-20"/>
        <w:jc w:val="both"/>
        <w:rPr>
          <w:sz w:val="22"/>
          <w:szCs w:val="22"/>
        </w:rPr>
      </w:pPr>
      <w:r w:rsidRPr="00570A50">
        <w:rPr>
          <w:sz w:val="22"/>
          <w:szCs w:val="22"/>
        </w:rPr>
        <w:t xml:space="preserve">[6] J. </w:t>
      </w:r>
      <w:proofErr w:type="spellStart"/>
      <w:r w:rsidRPr="00570A50">
        <w:rPr>
          <w:sz w:val="22"/>
          <w:szCs w:val="22"/>
        </w:rPr>
        <w:t>Roerdink</w:t>
      </w:r>
      <w:proofErr w:type="spellEnd"/>
      <w:r w:rsidRPr="00570A50">
        <w:rPr>
          <w:sz w:val="22"/>
          <w:szCs w:val="22"/>
        </w:rPr>
        <w:t xml:space="preserve">, A. </w:t>
      </w:r>
      <w:proofErr w:type="spellStart"/>
      <w:r w:rsidRPr="00570A50">
        <w:rPr>
          <w:sz w:val="22"/>
          <w:szCs w:val="22"/>
        </w:rPr>
        <w:t>Meijster</w:t>
      </w:r>
      <w:proofErr w:type="spellEnd"/>
      <w:r w:rsidRPr="00570A50">
        <w:rPr>
          <w:sz w:val="22"/>
          <w:szCs w:val="22"/>
        </w:rPr>
        <w:t xml:space="preserve">, “The watershed </w:t>
      </w:r>
      <w:proofErr w:type="gramStart"/>
      <w:r w:rsidRPr="00570A50">
        <w:rPr>
          <w:sz w:val="22"/>
          <w:szCs w:val="22"/>
        </w:rPr>
        <w:t>transform</w:t>
      </w:r>
      <w:proofErr w:type="gramEnd"/>
      <w:r w:rsidRPr="00570A50">
        <w:rPr>
          <w:sz w:val="22"/>
          <w:szCs w:val="22"/>
        </w:rPr>
        <w:t xml:space="preserve">: definitions, algorithms and parallelization strategies,” </w:t>
      </w:r>
      <w:proofErr w:type="spellStart"/>
      <w:r w:rsidRPr="00570A50">
        <w:rPr>
          <w:sz w:val="22"/>
          <w:szCs w:val="22"/>
        </w:rPr>
        <w:t>Fundamenta</w:t>
      </w:r>
      <w:proofErr w:type="spellEnd"/>
      <w:r w:rsidRPr="00570A50">
        <w:rPr>
          <w:sz w:val="22"/>
          <w:szCs w:val="22"/>
        </w:rPr>
        <w:t xml:space="preserve"> Informatics, vol. 41, 2000, pp. 187–228</w:t>
      </w:r>
    </w:p>
    <w:p w14:paraId="078056C0" w14:textId="77777777" w:rsidR="00570A50" w:rsidRPr="00570A50" w:rsidRDefault="00570A50" w:rsidP="00570A50">
      <w:pPr>
        <w:ind w:left="-20" w:right="-20"/>
        <w:jc w:val="both"/>
        <w:rPr>
          <w:sz w:val="22"/>
          <w:szCs w:val="22"/>
        </w:rPr>
      </w:pPr>
      <w:r w:rsidRPr="00570A50">
        <w:rPr>
          <w:sz w:val="22"/>
          <w:szCs w:val="22"/>
        </w:rPr>
        <w:t xml:space="preserve">[7] J. Wan, H. Q. Lu, G. </w:t>
      </w:r>
      <w:proofErr w:type="spellStart"/>
      <w:r w:rsidRPr="00570A50">
        <w:rPr>
          <w:sz w:val="22"/>
          <w:szCs w:val="22"/>
        </w:rPr>
        <w:t>Eude</w:t>
      </w:r>
      <w:proofErr w:type="spellEnd"/>
      <w:r w:rsidRPr="00570A50">
        <w:rPr>
          <w:sz w:val="22"/>
          <w:szCs w:val="22"/>
        </w:rPr>
        <w:t xml:space="preserve">, “A fast region merging algorithm for </w:t>
      </w:r>
      <w:proofErr w:type="spellStart"/>
      <w:r w:rsidRPr="00570A50">
        <w:rPr>
          <w:sz w:val="22"/>
          <w:szCs w:val="22"/>
        </w:rPr>
        <w:t>aatershed</w:t>
      </w:r>
      <w:proofErr w:type="spellEnd"/>
      <w:r w:rsidRPr="00570A50">
        <w:rPr>
          <w:sz w:val="22"/>
          <w:szCs w:val="22"/>
        </w:rPr>
        <w:t xml:space="preserve"> segmentation, 1CSP'04 7th International Conf. Beijing, September 2004, pp. 781-784,</w:t>
      </w:r>
    </w:p>
    <w:p w14:paraId="618CC1F0" w14:textId="77777777" w:rsidR="00570A50" w:rsidRPr="00570A50" w:rsidRDefault="00570A50" w:rsidP="00570A50">
      <w:pPr>
        <w:ind w:left="-20" w:right="-20"/>
        <w:jc w:val="both"/>
        <w:rPr>
          <w:sz w:val="22"/>
          <w:szCs w:val="22"/>
        </w:rPr>
      </w:pPr>
      <w:r w:rsidRPr="00570A50">
        <w:rPr>
          <w:sz w:val="22"/>
          <w:szCs w:val="22"/>
        </w:rPr>
        <w:t xml:space="preserve">[8] J. Zhu, X. Du, X. Fan and H. Guo. “Multi-scale edge detection and multi-scale segmentation of imagery,” Geography and </w:t>
      </w:r>
      <w:proofErr w:type="spellStart"/>
      <w:r w:rsidRPr="00570A50">
        <w:rPr>
          <w:sz w:val="22"/>
          <w:szCs w:val="22"/>
        </w:rPr>
        <w:t>GeoInformation</w:t>
      </w:r>
      <w:proofErr w:type="spellEnd"/>
      <w:r w:rsidRPr="00570A50">
        <w:rPr>
          <w:sz w:val="22"/>
          <w:szCs w:val="22"/>
        </w:rPr>
        <w:t xml:space="preserve"> Science, vol. 29, no. 2, pp.45-48+127, Mar. 2013.</w:t>
      </w:r>
    </w:p>
    <w:p w14:paraId="6FF90B3F" w14:textId="77777777" w:rsidR="00570A50" w:rsidRPr="00570A50" w:rsidRDefault="00570A50" w:rsidP="00570A50">
      <w:pPr>
        <w:ind w:left="-20" w:right="-20"/>
        <w:jc w:val="both"/>
        <w:rPr>
          <w:sz w:val="22"/>
          <w:szCs w:val="22"/>
        </w:rPr>
      </w:pPr>
      <w:r w:rsidRPr="00570A50">
        <w:rPr>
          <w:sz w:val="22"/>
          <w:szCs w:val="22"/>
        </w:rPr>
        <w:t xml:space="preserve">[9] K. </w:t>
      </w:r>
      <w:proofErr w:type="spellStart"/>
      <w:r w:rsidRPr="00570A50">
        <w:rPr>
          <w:sz w:val="22"/>
          <w:szCs w:val="22"/>
        </w:rPr>
        <w:t>Haris</w:t>
      </w:r>
      <w:proofErr w:type="spellEnd"/>
      <w:r w:rsidRPr="00570A50">
        <w:rPr>
          <w:sz w:val="22"/>
          <w:szCs w:val="22"/>
        </w:rPr>
        <w:t xml:space="preserve">, S. </w:t>
      </w:r>
      <w:proofErr w:type="spellStart"/>
      <w:r w:rsidRPr="00570A50">
        <w:rPr>
          <w:sz w:val="22"/>
          <w:szCs w:val="22"/>
        </w:rPr>
        <w:t>Efstratiadis</w:t>
      </w:r>
      <w:proofErr w:type="spellEnd"/>
      <w:r w:rsidRPr="00570A50">
        <w:rPr>
          <w:sz w:val="22"/>
          <w:szCs w:val="22"/>
        </w:rPr>
        <w:t>, “Hybrid image segmentation using watersheds and fast region merging,” IEEE Trans. on Image Processing, Vol.7, no.12, 1998, pp.1684-l699</w:t>
      </w:r>
    </w:p>
    <w:p w14:paraId="403161C7" w14:textId="77777777" w:rsidR="00570A50" w:rsidRPr="00570A50" w:rsidRDefault="00570A50" w:rsidP="00570A50">
      <w:pPr>
        <w:ind w:left="-20" w:right="-20"/>
        <w:jc w:val="both"/>
        <w:rPr>
          <w:sz w:val="22"/>
          <w:szCs w:val="22"/>
        </w:rPr>
      </w:pPr>
      <w:r w:rsidRPr="00570A50">
        <w:rPr>
          <w:sz w:val="22"/>
          <w:szCs w:val="22"/>
        </w:rPr>
        <w:t xml:space="preserve">[10] Liu, H., Zhang, W., Wang, F., Sun, X., Wang, J., Wang, C., &amp; Wang, X. (2023). Application of an improved watershed algorithm based on distance map reconstruction in bean image segmentation. </w:t>
      </w:r>
      <w:proofErr w:type="spellStart"/>
      <w:r w:rsidRPr="00570A50">
        <w:rPr>
          <w:i/>
          <w:iCs/>
          <w:sz w:val="22"/>
          <w:szCs w:val="22"/>
        </w:rPr>
        <w:t>Heliyon</w:t>
      </w:r>
      <w:proofErr w:type="spellEnd"/>
      <w:r w:rsidRPr="00570A50">
        <w:rPr>
          <w:sz w:val="22"/>
          <w:szCs w:val="22"/>
        </w:rPr>
        <w:t xml:space="preserve">, </w:t>
      </w:r>
      <w:r w:rsidRPr="00570A50">
        <w:rPr>
          <w:i/>
          <w:iCs/>
          <w:sz w:val="22"/>
          <w:szCs w:val="22"/>
        </w:rPr>
        <w:t>9</w:t>
      </w:r>
      <w:r w:rsidRPr="00570A50">
        <w:rPr>
          <w:sz w:val="22"/>
          <w:szCs w:val="22"/>
        </w:rPr>
        <w:t xml:space="preserve">(4), e15097. </w:t>
      </w:r>
      <w:hyperlink r:id="rId47">
        <w:r w:rsidRPr="00570A50">
          <w:rPr>
            <w:rStyle w:val="Hyperlink"/>
            <w:sz w:val="22"/>
            <w:szCs w:val="22"/>
          </w:rPr>
          <w:t>https://doi.org/10.1016/j.heliyon.2023.e15097</w:t>
        </w:r>
      </w:hyperlink>
    </w:p>
    <w:p w14:paraId="4180ECBB" w14:textId="77777777" w:rsidR="00570A50" w:rsidRPr="00570A50" w:rsidRDefault="00570A50" w:rsidP="00570A50">
      <w:pPr>
        <w:ind w:left="-20" w:right="-20"/>
        <w:jc w:val="both"/>
        <w:rPr>
          <w:sz w:val="22"/>
          <w:szCs w:val="22"/>
        </w:rPr>
      </w:pPr>
      <w:r w:rsidRPr="00570A50">
        <w:rPr>
          <w:sz w:val="22"/>
          <w:szCs w:val="22"/>
        </w:rPr>
        <w:t xml:space="preserve">[11] </w:t>
      </w:r>
      <w:proofErr w:type="spellStart"/>
      <w:r w:rsidRPr="00570A50">
        <w:rPr>
          <w:sz w:val="22"/>
          <w:szCs w:val="22"/>
        </w:rPr>
        <w:t>Mirwansyah</w:t>
      </w:r>
      <w:proofErr w:type="spellEnd"/>
      <w:r w:rsidRPr="00570A50">
        <w:rPr>
          <w:sz w:val="22"/>
          <w:szCs w:val="22"/>
        </w:rPr>
        <w:t xml:space="preserve">, D. &amp; </w:t>
      </w:r>
      <w:proofErr w:type="spellStart"/>
      <w:r w:rsidRPr="00570A50">
        <w:rPr>
          <w:sz w:val="22"/>
          <w:szCs w:val="22"/>
        </w:rPr>
        <w:t>Arief</w:t>
      </w:r>
      <w:proofErr w:type="spellEnd"/>
      <w:r w:rsidRPr="00570A50">
        <w:rPr>
          <w:sz w:val="22"/>
          <w:szCs w:val="22"/>
        </w:rPr>
        <w:t xml:space="preserve"> Wibowo. (2022). FRUIT IMAGE CLASSIFICATION USING DEEP LEARNING ALGORITHM: SYSTEMATIC LITERATURE REVIEW (SLR). </w:t>
      </w:r>
      <w:r w:rsidRPr="00570A50">
        <w:rPr>
          <w:i/>
          <w:iCs/>
          <w:sz w:val="22"/>
          <w:szCs w:val="22"/>
        </w:rPr>
        <w:t>MULTICA SCIENCE AND TECHNOLOGY (MST) JOURNAL</w:t>
      </w:r>
      <w:r w:rsidRPr="00570A50">
        <w:rPr>
          <w:sz w:val="22"/>
          <w:szCs w:val="22"/>
        </w:rPr>
        <w:t xml:space="preserve">, </w:t>
      </w:r>
      <w:r w:rsidRPr="00570A50">
        <w:rPr>
          <w:i/>
          <w:iCs/>
          <w:sz w:val="22"/>
          <w:szCs w:val="22"/>
        </w:rPr>
        <w:t>2</w:t>
      </w:r>
      <w:r w:rsidRPr="00570A50">
        <w:rPr>
          <w:sz w:val="22"/>
          <w:szCs w:val="22"/>
        </w:rPr>
        <w:t xml:space="preserve">(2), 120–123. </w:t>
      </w:r>
      <w:hyperlink r:id="rId48">
        <w:r w:rsidRPr="00570A50">
          <w:rPr>
            <w:rStyle w:val="Hyperlink"/>
            <w:sz w:val="22"/>
            <w:szCs w:val="22"/>
          </w:rPr>
          <w:t>https://doi.org/10.47002/mst.v2i2.356</w:t>
        </w:r>
      </w:hyperlink>
    </w:p>
    <w:p w14:paraId="0A0688D2" w14:textId="77777777" w:rsidR="00570A50" w:rsidRPr="00570A50" w:rsidRDefault="00570A50" w:rsidP="00570A50">
      <w:pPr>
        <w:ind w:left="-20" w:right="-20"/>
        <w:jc w:val="both"/>
        <w:rPr>
          <w:sz w:val="22"/>
          <w:szCs w:val="22"/>
        </w:rPr>
      </w:pPr>
      <w:r w:rsidRPr="00570A50">
        <w:rPr>
          <w:sz w:val="22"/>
          <w:szCs w:val="22"/>
        </w:rPr>
        <w:t>[12] M. Wang, S. Yuan, J. Pan, L. Fang, Q. Zhou and G. Yang. “Seamline Determination for High Resolution Orthoimage Mosaicking Using Watershed Segmentation,” Photogrammetric Engineering &amp; Remote Sensing, vol. 82, no. 2, pp.121-133, Feb. 2016.</w:t>
      </w:r>
    </w:p>
    <w:p w14:paraId="37BB8D52" w14:textId="77777777" w:rsidR="00570A50" w:rsidRPr="00570A50" w:rsidRDefault="00570A50" w:rsidP="00570A50">
      <w:pPr>
        <w:ind w:left="-20" w:right="-20"/>
        <w:jc w:val="both"/>
        <w:rPr>
          <w:sz w:val="22"/>
          <w:szCs w:val="22"/>
        </w:rPr>
      </w:pPr>
      <w:r w:rsidRPr="00570A50">
        <w:rPr>
          <w:sz w:val="22"/>
          <w:szCs w:val="22"/>
        </w:rPr>
        <w:t xml:space="preserve">[13] </w:t>
      </w:r>
      <w:proofErr w:type="spellStart"/>
      <w:r w:rsidRPr="00570A50">
        <w:rPr>
          <w:sz w:val="22"/>
          <w:szCs w:val="22"/>
        </w:rPr>
        <w:t>Siswantoro</w:t>
      </w:r>
      <w:proofErr w:type="spellEnd"/>
      <w:r w:rsidRPr="00570A50">
        <w:rPr>
          <w:sz w:val="22"/>
          <w:szCs w:val="22"/>
        </w:rPr>
        <w:t xml:space="preserve">, J., </w:t>
      </w:r>
      <w:proofErr w:type="spellStart"/>
      <w:r w:rsidRPr="00570A50">
        <w:rPr>
          <w:sz w:val="22"/>
          <w:szCs w:val="22"/>
        </w:rPr>
        <w:t>Arwoko</w:t>
      </w:r>
      <w:proofErr w:type="spellEnd"/>
      <w:r w:rsidRPr="00570A50">
        <w:rPr>
          <w:sz w:val="22"/>
          <w:szCs w:val="22"/>
        </w:rPr>
        <w:t xml:space="preserve">, H., &amp; </w:t>
      </w:r>
      <w:proofErr w:type="spellStart"/>
      <w:r w:rsidRPr="00570A50">
        <w:rPr>
          <w:sz w:val="22"/>
          <w:szCs w:val="22"/>
        </w:rPr>
        <w:t>Widiasri</w:t>
      </w:r>
      <w:proofErr w:type="spellEnd"/>
      <w:r w:rsidRPr="00570A50">
        <w:rPr>
          <w:sz w:val="22"/>
          <w:szCs w:val="22"/>
        </w:rPr>
        <w:t xml:space="preserve">, M. (2020). Indonesian fruits classification from image using </w:t>
      </w:r>
      <w:r w:rsidRPr="00570A50">
        <w:rPr>
          <w:smallCaps/>
          <w:sz w:val="22"/>
          <w:szCs w:val="22"/>
        </w:rPr>
        <w:t>MPEG</w:t>
      </w:r>
      <w:r w:rsidRPr="00570A50">
        <w:rPr>
          <w:sz w:val="22"/>
          <w:szCs w:val="22"/>
        </w:rPr>
        <w:t xml:space="preserve"> ‐7 descriptors and ensemble of simple classifiers. </w:t>
      </w:r>
      <w:r w:rsidRPr="00570A50">
        <w:rPr>
          <w:i/>
          <w:iCs/>
          <w:sz w:val="22"/>
          <w:szCs w:val="22"/>
        </w:rPr>
        <w:t>Journal of Food Process Engineering</w:t>
      </w:r>
      <w:r w:rsidRPr="00570A50">
        <w:rPr>
          <w:sz w:val="22"/>
          <w:szCs w:val="22"/>
        </w:rPr>
        <w:t xml:space="preserve">, </w:t>
      </w:r>
      <w:r w:rsidRPr="00570A50">
        <w:rPr>
          <w:i/>
          <w:iCs/>
          <w:sz w:val="22"/>
          <w:szCs w:val="22"/>
        </w:rPr>
        <w:t>43</w:t>
      </w:r>
      <w:r w:rsidRPr="00570A50">
        <w:rPr>
          <w:sz w:val="22"/>
          <w:szCs w:val="22"/>
        </w:rPr>
        <w:t xml:space="preserve">(7), e13414. </w:t>
      </w:r>
      <w:hyperlink r:id="rId49">
        <w:r w:rsidRPr="00570A50">
          <w:rPr>
            <w:rStyle w:val="Hyperlink"/>
            <w:sz w:val="22"/>
            <w:szCs w:val="22"/>
          </w:rPr>
          <w:t>https://doi.org/10.1111/jfpe.13414</w:t>
        </w:r>
      </w:hyperlink>
    </w:p>
    <w:p w14:paraId="31296300" w14:textId="77777777" w:rsidR="00570A50" w:rsidRPr="00570A50" w:rsidRDefault="00570A50" w:rsidP="00570A50">
      <w:pPr>
        <w:ind w:left="-20" w:right="-20"/>
        <w:jc w:val="both"/>
        <w:rPr>
          <w:sz w:val="22"/>
          <w:szCs w:val="22"/>
        </w:rPr>
      </w:pPr>
      <w:r w:rsidRPr="00570A50">
        <w:rPr>
          <w:sz w:val="22"/>
          <w:szCs w:val="22"/>
        </w:rPr>
        <w:t xml:space="preserve">[14] S. Mukhopadhyay, B. Chanda, </w:t>
      </w:r>
      <w:proofErr w:type="gramStart"/>
      <w:r w:rsidRPr="00570A50">
        <w:rPr>
          <w:sz w:val="22"/>
          <w:szCs w:val="22"/>
        </w:rPr>
        <w:t xml:space="preserve">“ </w:t>
      </w:r>
      <w:proofErr w:type="spellStart"/>
      <w:r w:rsidRPr="00570A50">
        <w:rPr>
          <w:sz w:val="22"/>
          <w:szCs w:val="22"/>
        </w:rPr>
        <w:t>Multiscal</w:t>
      </w:r>
      <w:proofErr w:type="spellEnd"/>
      <w:proofErr w:type="gramEnd"/>
      <w:r w:rsidRPr="00570A50">
        <w:rPr>
          <w:sz w:val="22"/>
          <w:szCs w:val="22"/>
        </w:rPr>
        <w:t xml:space="preserve"> Morphological Segmentation of Gray-Scale Images, ” IEEE Trans. on Image Processing, vol. 12, 2003, pp. 533–549,</w:t>
      </w:r>
    </w:p>
    <w:p w14:paraId="1BC7B32C" w14:textId="77777777" w:rsidR="00570A50" w:rsidRPr="00570A50" w:rsidRDefault="00570A50" w:rsidP="00570A50">
      <w:pPr>
        <w:ind w:left="-20" w:right="-20"/>
        <w:jc w:val="both"/>
        <w:rPr>
          <w:sz w:val="22"/>
          <w:szCs w:val="22"/>
        </w:rPr>
      </w:pPr>
      <w:r w:rsidRPr="00570A50">
        <w:rPr>
          <w:sz w:val="22"/>
          <w:szCs w:val="22"/>
        </w:rPr>
        <w:t>[15] Y. Wei, G. Huang and F. Wu. “Apple recognition method based on improved watershed algorithm,” Packaging Engineering, vol. 42, no. 8, pp.255-260, Apr. 2021.</w:t>
      </w:r>
    </w:p>
    <w:p w14:paraId="57314CFD" w14:textId="77777777" w:rsidR="00570A50" w:rsidRDefault="00570A50" w:rsidP="00570A50">
      <w:pPr>
        <w:ind w:left="-20" w:right="-20"/>
        <w:jc w:val="both"/>
        <w:rPr>
          <w:rStyle w:val="Hyperlink"/>
          <w:sz w:val="22"/>
          <w:szCs w:val="22"/>
        </w:rPr>
      </w:pPr>
      <w:r w:rsidRPr="00570A50">
        <w:rPr>
          <w:sz w:val="22"/>
          <w:szCs w:val="22"/>
        </w:rPr>
        <w:t xml:space="preserve">[16] Zhang, X., Shan, Y., Wei, W., &amp; Zhu, Z. (2010). An Image Segmentation Method Based on Improved Watershed Algorithm. </w:t>
      </w:r>
      <w:r w:rsidRPr="00570A50">
        <w:rPr>
          <w:i/>
          <w:iCs/>
          <w:sz w:val="22"/>
          <w:szCs w:val="22"/>
        </w:rPr>
        <w:t>2010 International Conference on Computational and Information Sciences</w:t>
      </w:r>
      <w:r w:rsidRPr="00570A50">
        <w:rPr>
          <w:sz w:val="22"/>
          <w:szCs w:val="22"/>
        </w:rPr>
        <w:t xml:space="preserve">, 258–261. </w:t>
      </w:r>
      <w:hyperlink r:id="rId50">
        <w:r w:rsidRPr="00570A50">
          <w:rPr>
            <w:rStyle w:val="Hyperlink"/>
            <w:sz w:val="22"/>
            <w:szCs w:val="22"/>
          </w:rPr>
          <w:t>https://doi.org/10.1109/ICCIS.2010.69</w:t>
        </w:r>
      </w:hyperlink>
    </w:p>
    <w:p w14:paraId="502AF255" w14:textId="77777777" w:rsidR="00570A50" w:rsidRDefault="00570A50" w:rsidP="00570A50">
      <w:pPr>
        <w:autoSpaceDE w:val="0"/>
        <w:autoSpaceDN w:val="0"/>
      </w:pPr>
      <w:r>
        <w:rPr>
          <w:rStyle w:val="Hyperlink"/>
          <w:color w:val="auto"/>
          <w:sz w:val="22"/>
          <w:szCs w:val="22"/>
          <w:u w:val="none"/>
        </w:rPr>
        <w:t xml:space="preserve">[17] </w:t>
      </w:r>
      <w:proofErr w:type="spellStart"/>
      <w:r>
        <w:t>Bodla</w:t>
      </w:r>
      <w:proofErr w:type="spellEnd"/>
      <w:r>
        <w:t xml:space="preserve">, N., Singh, B., </w:t>
      </w:r>
      <w:proofErr w:type="spellStart"/>
      <w:r>
        <w:t>Chellappa</w:t>
      </w:r>
      <w:proofErr w:type="spellEnd"/>
      <w:r>
        <w:t xml:space="preserve">, R., &amp; Davis, L. S. (2017). Soft-NMS - Improving Object Detection with One Line of Code. </w:t>
      </w:r>
      <w:r>
        <w:rPr>
          <w:i/>
          <w:iCs/>
        </w:rPr>
        <w:t>Proceedings of the IEEE International Conference on Computer Vision</w:t>
      </w:r>
      <w:r>
        <w:t xml:space="preserve">, </w:t>
      </w:r>
      <w:r>
        <w:rPr>
          <w:i/>
          <w:iCs/>
        </w:rPr>
        <w:t>2017-Octob</w:t>
      </w:r>
      <w:r>
        <w:t>, 5562–5570. https://doi.org/10.1109/ICCV.2017.593</w:t>
      </w:r>
    </w:p>
    <w:p w14:paraId="071F4F03" w14:textId="1A9F7DB9" w:rsidR="00570A50" w:rsidRPr="00570A50" w:rsidRDefault="00570A50" w:rsidP="00570A50">
      <w:pPr>
        <w:ind w:left="-20" w:right="-20"/>
        <w:jc w:val="both"/>
        <w:rPr>
          <w:rStyle w:val="Hyperlink"/>
          <w:color w:val="auto"/>
          <w:sz w:val="22"/>
          <w:szCs w:val="22"/>
          <w:u w:val="none"/>
        </w:rPr>
      </w:pPr>
    </w:p>
    <w:p w14:paraId="36F86F84" w14:textId="2FBA6DAF" w:rsidR="0037551B" w:rsidRPr="00C86692" w:rsidRDefault="0037551B" w:rsidP="00570A50">
      <w:pPr>
        <w:autoSpaceDE w:val="0"/>
        <w:autoSpaceDN w:val="0"/>
        <w:adjustRightInd w:val="0"/>
        <w:rPr>
          <w:rFonts w:ascii="TimesNewRomanPSMT" w:hAnsi="TimesNewRomanPSMT" w:cs="TimesNewRomanPSMT"/>
        </w:rPr>
      </w:pPr>
    </w:p>
    <w:sectPr w:rsidR="0037551B" w:rsidRPr="00C86692" w:rsidSect="00E8777A">
      <w:type w:val="continuous"/>
      <w:pgSz w:w="11907" w:h="16839" w:code="9"/>
      <w:pgMar w:top="1008" w:right="936" w:bottom="1008" w:left="936" w:header="432" w:footer="432" w:gutter="0"/>
      <w:cols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BC308F" w14:textId="77777777" w:rsidR="0023130E" w:rsidRDefault="0023130E">
      <w:r>
        <w:separator/>
      </w:r>
    </w:p>
  </w:endnote>
  <w:endnote w:type="continuationSeparator" w:id="0">
    <w:p w14:paraId="2FFC645D" w14:textId="77777777" w:rsidR="0023130E" w:rsidRDefault="0023130E">
      <w:r>
        <w:continuationSeparator/>
      </w:r>
    </w:p>
  </w:endnote>
  <w:endnote w:type="continuationNotice" w:id="1">
    <w:p w14:paraId="0B69C3AC" w14:textId="77777777" w:rsidR="00194A3D" w:rsidRDefault="00194A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NewRomanPSMT">
    <w:altName w:val="Times New Roman"/>
    <w:panose1 w:val="020B0604020202020204"/>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askerville">
    <w:panose1 w:val="02020502070401020303"/>
    <w:charset w:val="00"/>
    <w:family w:val="roman"/>
    <w:pitch w:val="variable"/>
    <w:sig w:usb0="80000067" w:usb1="02000000" w:usb2="00000000" w:usb3="00000000" w:csb0="0000019F" w:csb1="00000000"/>
  </w:font>
  <w:font w:name="Formata-Regular">
    <w:altName w:val="Times New Roman"/>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rPr>
      <w:id w:val="600833798"/>
      <w:docPartObj>
        <w:docPartGallery w:val="Page Numbers (Bottom of Page)"/>
        <w:docPartUnique/>
      </w:docPartObj>
    </w:sdtPr>
    <w:sdtEndPr>
      <w:rPr>
        <w:rFonts w:ascii="Times New Roman" w:hAnsi="Times New Roman" w:cs="Times New Roman"/>
        <w:noProof/>
      </w:rPr>
    </w:sdtEndPr>
    <w:sdtContent>
      <w:p w14:paraId="65340D66" w14:textId="0B426509" w:rsidR="0001675F" w:rsidRPr="0068244F" w:rsidRDefault="0001675F">
        <w:pPr>
          <w:pStyle w:val="Footer"/>
        </w:pPr>
        <w:r w:rsidRPr="0068244F">
          <w:fldChar w:fldCharType="begin"/>
        </w:r>
        <w:r w:rsidRPr="0068244F">
          <w:instrText xml:space="preserve"> PAGE   \* MERGEFORMAT </w:instrText>
        </w:r>
        <w:r w:rsidRPr="0068244F">
          <w:fldChar w:fldCharType="separate"/>
        </w:r>
        <w:r w:rsidR="00644A63">
          <w:rPr>
            <w:noProof/>
          </w:rPr>
          <w:t>6</w:t>
        </w:r>
        <w:r w:rsidRPr="0068244F">
          <w:rPr>
            <w:noProof/>
          </w:rPr>
          <w:fldChar w:fldCharType="end"/>
        </w:r>
      </w:p>
    </w:sdtContent>
  </w:sdt>
  <w:p w14:paraId="7C5ABFB5" w14:textId="77777777" w:rsidR="0001675F" w:rsidRDefault="000167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983419"/>
      <w:docPartObj>
        <w:docPartGallery w:val="Page Numbers (Bottom of Page)"/>
        <w:docPartUnique/>
      </w:docPartObj>
    </w:sdtPr>
    <w:sdtEndPr>
      <w:rPr>
        <w:noProof/>
      </w:rPr>
    </w:sdtEndPr>
    <w:sdtContent>
      <w:p w14:paraId="419B297F" w14:textId="6A64848A" w:rsidR="0001675F" w:rsidRPr="0068244F" w:rsidRDefault="0001675F">
        <w:pPr>
          <w:pStyle w:val="Footer"/>
          <w:jc w:val="right"/>
        </w:pPr>
        <w:r w:rsidRPr="0068244F">
          <w:fldChar w:fldCharType="begin"/>
        </w:r>
        <w:r w:rsidRPr="0068244F">
          <w:instrText xml:space="preserve"> PAGE   \* MERGEFORMAT </w:instrText>
        </w:r>
        <w:r w:rsidRPr="0068244F">
          <w:fldChar w:fldCharType="separate"/>
        </w:r>
        <w:r w:rsidR="00644A63">
          <w:rPr>
            <w:noProof/>
          </w:rPr>
          <w:t>5</w:t>
        </w:r>
        <w:r w:rsidRPr="0068244F">
          <w:rPr>
            <w:noProof/>
          </w:rPr>
          <w:fldChar w:fldCharType="end"/>
        </w:r>
      </w:p>
    </w:sdtContent>
  </w:sdt>
  <w:p w14:paraId="29D256C1" w14:textId="77777777" w:rsidR="00DE07FA" w:rsidRDefault="00DE07F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6318782"/>
      <w:docPartObj>
        <w:docPartGallery w:val="Page Numbers (Bottom of Page)"/>
        <w:docPartUnique/>
      </w:docPartObj>
    </w:sdtPr>
    <w:sdtEndPr>
      <w:rPr>
        <w:noProof/>
      </w:rPr>
    </w:sdtEndPr>
    <w:sdtContent>
      <w:p w14:paraId="7944F1C5" w14:textId="326C43B7" w:rsidR="0001675F" w:rsidRPr="0001675F" w:rsidRDefault="0001675F">
        <w:pPr>
          <w:pStyle w:val="Footer"/>
          <w:jc w:val="center"/>
          <w:rPr>
            <w:rFonts w:ascii="Arial" w:hAnsi="Arial" w:cs="Arial"/>
          </w:rPr>
        </w:pPr>
        <w:r w:rsidRPr="0068244F">
          <w:fldChar w:fldCharType="begin"/>
        </w:r>
        <w:r w:rsidRPr="0068244F">
          <w:instrText xml:space="preserve"> PAGE   \* MERGEFORMAT </w:instrText>
        </w:r>
        <w:r w:rsidRPr="0068244F">
          <w:fldChar w:fldCharType="separate"/>
        </w:r>
        <w:r w:rsidR="009A6277">
          <w:rPr>
            <w:noProof/>
          </w:rPr>
          <w:t>1</w:t>
        </w:r>
        <w:r w:rsidRPr="0068244F">
          <w:rPr>
            <w:noProof/>
          </w:rPr>
          <w:fldChar w:fldCharType="end"/>
        </w:r>
      </w:p>
    </w:sdtContent>
  </w:sdt>
  <w:p w14:paraId="5FA5F3CC" w14:textId="77777777" w:rsidR="0001675F" w:rsidRDefault="000167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CF6CC1" w14:textId="77777777" w:rsidR="0023130E" w:rsidRDefault="0023130E"/>
  </w:footnote>
  <w:footnote w:type="continuationSeparator" w:id="0">
    <w:p w14:paraId="55A942FD" w14:textId="77777777" w:rsidR="0023130E" w:rsidRDefault="0023130E">
      <w:r>
        <w:continuationSeparator/>
      </w:r>
    </w:p>
  </w:footnote>
  <w:footnote w:type="continuationNotice" w:id="1">
    <w:p w14:paraId="7DD481C5" w14:textId="77777777" w:rsidR="00194A3D" w:rsidRDefault="00194A3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DF710" w14:textId="22E01802" w:rsidR="0001675F" w:rsidRPr="00F4515A" w:rsidRDefault="009752A8" w:rsidP="00F4515A">
    <w:pPr>
      <w:pStyle w:val="Header"/>
    </w:pPr>
    <w:r>
      <w:t>JUTI</w:t>
    </w:r>
    <w:r w:rsidR="00C47A9C">
      <w:t xml:space="preserve">: </w:t>
    </w:r>
    <w:proofErr w:type="spellStart"/>
    <w:r w:rsidR="00C47A9C" w:rsidRPr="00C47A9C">
      <w:t>Jurnal</w:t>
    </w:r>
    <w:proofErr w:type="spellEnd"/>
    <w:r w:rsidR="00C47A9C" w:rsidRPr="00C47A9C">
      <w:t xml:space="preserve"> </w:t>
    </w:r>
    <w:proofErr w:type="spellStart"/>
    <w:r w:rsidR="00C47A9C" w:rsidRPr="00C47A9C">
      <w:t>Ilmiah</w:t>
    </w:r>
    <w:proofErr w:type="spellEnd"/>
    <w:r w:rsidR="00C47A9C" w:rsidRPr="00C47A9C">
      <w:t xml:space="preserve"> </w:t>
    </w:r>
    <w:proofErr w:type="spellStart"/>
    <w:r w:rsidR="00C47A9C" w:rsidRPr="00C47A9C">
      <w:t>Teknologi</w:t>
    </w:r>
    <w:proofErr w:type="spellEnd"/>
    <w:r w:rsidR="00C47A9C" w:rsidRPr="00C47A9C">
      <w:t xml:space="preserve"> </w:t>
    </w:r>
    <w:proofErr w:type="spellStart"/>
    <w:r w:rsidR="00C47A9C" w:rsidRPr="00C47A9C">
      <w:t>Informasi</w:t>
    </w:r>
    <w:proofErr w:type="spellEnd"/>
    <w:r>
      <w:t xml:space="preserve"> - </w:t>
    </w:r>
    <w:r w:rsidR="0001675F" w:rsidRPr="00F4515A">
      <w:t xml:space="preserve">Volume xx, </w:t>
    </w:r>
    <w:proofErr w:type="spellStart"/>
    <w:r w:rsidR="00963643">
      <w:t>Nomo</w:t>
    </w:r>
    <w:r w:rsidR="00AF203E">
      <w:t>r</w:t>
    </w:r>
    <w:proofErr w:type="spellEnd"/>
    <w:r w:rsidR="0001675F" w:rsidRPr="00F4515A">
      <w:t xml:space="preserve"> </w:t>
    </w:r>
    <w:r w:rsidR="00CE189B" w:rsidRPr="00F4515A">
      <w:t>x</w:t>
    </w:r>
    <w:r w:rsidR="0001675F" w:rsidRPr="00F4515A">
      <w:t xml:space="preserve">, </w:t>
    </w:r>
    <w:proofErr w:type="spellStart"/>
    <w:r w:rsidR="00AF203E">
      <w:t>Bulan</w:t>
    </w:r>
    <w:proofErr w:type="spellEnd"/>
    <w:r w:rsidR="0001675F" w:rsidRPr="00F4515A">
      <w:t xml:space="preserve"> YYYY: </w:t>
    </w:r>
    <w:proofErr w:type="spellStart"/>
    <w:r w:rsidR="00AF203E">
      <w:t>nom</w:t>
    </w:r>
    <w:r w:rsidR="00155571">
      <w:t>o</w:t>
    </w:r>
    <w:r w:rsidR="00AF203E">
      <w:t>r</w:t>
    </w:r>
    <w:proofErr w:type="spellEnd"/>
    <w:r w:rsidR="00AF203E">
      <w:t xml:space="preserve"> </w:t>
    </w:r>
    <w:proofErr w:type="spellStart"/>
    <w:r w:rsidR="00AF203E">
      <w:t>halaman</w:t>
    </w:r>
    <w:proofErr w:type="spellEnd"/>
    <w:r w:rsidR="00AF203E">
      <w:t xml:space="preserve"> </w:t>
    </w:r>
    <w:proofErr w:type="spellStart"/>
    <w:r w:rsidR="00AF203E">
      <w:t>awal</w:t>
    </w:r>
    <w:proofErr w:type="spellEnd"/>
    <w:r w:rsidR="0001675F" w:rsidRPr="00F4515A">
      <w:t xml:space="preserve"> – </w:t>
    </w:r>
    <w:proofErr w:type="spellStart"/>
    <w:r w:rsidR="00AF203E">
      <w:t>nom</w:t>
    </w:r>
    <w:r w:rsidR="00155571">
      <w:t>o</w:t>
    </w:r>
    <w:r w:rsidR="00AF203E">
      <w:t>r</w:t>
    </w:r>
    <w:proofErr w:type="spellEnd"/>
    <w:r w:rsidR="00AF203E">
      <w:t xml:space="preserve"> </w:t>
    </w:r>
    <w:proofErr w:type="spellStart"/>
    <w:r w:rsidR="00AF203E">
      <w:t>halaman</w:t>
    </w:r>
    <w:proofErr w:type="spellEnd"/>
    <w:r w:rsidR="00AF203E">
      <w:t xml:space="preserve"> </w:t>
    </w:r>
    <w:proofErr w:type="spellStart"/>
    <w:r w:rsidR="00AF203E">
      <w:t>akhir</w:t>
    </w:r>
    <w:proofErr w:type="spellEnd"/>
  </w:p>
  <w:p w14:paraId="3B37C004" w14:textId="7C0F1543" w:rsidR="00862770" w:rsidRPr="00862770" w:rsidRDefault="001D1DEC" w:rsidP="00155571">
    <w:pPr>
      <w:pStyle w:val="Header"/>
      <w:tabs>
        <w:tab w:val="clear" w:pos="4320"/>
        <w:tab w:val="clear" w:pos="8640"/>
        <w:tab w:val="left" w:pos="625"/>
      </w:tabs>
      <w:rPr>
        <w:rFonts w:ascii="Arial" w:hAnsi="Arial" w:cs="Arial"/>
      </w:rPr>
    </w:pPr>
    <w:r>
      <w:rPr>
        <w:rFonts w:ascii="Arial" w:hAnsi="Arial" w:cs="Arial"/>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740AD" w14:textId="48EE60C1" w:rsidR="00DE07FA" w:rsidRPr="00F4515A" w:rsidRDefault="00AF203E" w:rsidP="00862770">
    <w:pPr>
      <w:ind w:right="18"/>
      <w:jc w:val="right"/>
    </w:pPr>
    <w:r>
      <w:t xml:space="preserve">Nama Akhir </w:t>
    </w:r>
    <w:proofErr w:type="spellStart"/>
    <w:r>
      <w:t>dari</w:t>
    </w:r>
    <w:proofErr w:type="spellEnd"/>
    <w:r>
      <w:t xml:space="preserve"> </w:t>
    </w:r>
    <w:proofErr w:type="spellStart"/>
    <w:r>
      <w:t>Penulis</w:t>
    </w:r>
    <w:proofErr w:type="spellEnd"/>
    <w:r>
      <w:t xml:space="preserve"> </w:t>
    </w:r>
    <w:proofErr w:type="spellStart"/>
    <w:r>
      <w:t>Pertama</w:t>
    </w:r>
    <w:proofErr w:type="spellEnd"/>
    <w:r>
      <w:t xml:space="preserve">, </w:t>
    </w:r>
    <w:proofErr w:type="spellStart"/>
    <w:r>
      <w:t>Penulis</w:t>
    </w:r>
    <w:proofErr w:type="spellEnd"/>
    <w:r>
      <w:t xml:space="preserve"> </w:t>
    </w:r>
    <w:proofErr w:type="spellStart"/>
    <w:r>
      <w:t>Kedua</w:t>
    </w:r>
    <w:proofErr w:type="spellEnd"/>
    <w:r>
      <w:t xml:space="preserve">, dan </w:t>
    </w:r>
    <w:proofErr w:type="spellStart"/>
    <w:r>
      <w:t>Penulis</w:t>
    </w:r>
    <w:proofErr w:type="spellEnd"/>
    <w:r>
      <w:t xml:space="preserve"> </w:t>
    </w:r>
    <w:proofErr w:type="spellStart"/>
    <w:r>
      <w:t>Ketiga</w:t>
    </w:r>
    <w:proofErr w:type="spellEnd"/>
    <w:r w:rsidR="004D5F69" w:rsidRPr="00F4515A">
      <w:t xml:space="preserve"> — </w:t>
    </w:r>
    <w:proofErr w:type="spellStart"/>
    <w:r>
      <w:t>Judul</w:t>
    </w:r>
    <w:proofErr w:type="spellEnd"/>
    <w:r>
      <w:t xml:space="preserve"> Artikel</w:t>
    </w:r>
  </w:p>
  <w:p w14:paraId="699189E1" w14:textId="77777777" w:rsidR="00574906" w:rsidRDefault="00574906" w:rsidP="00862770">
    <w:pPr>
      <w:ind w:right="18"/>
      <w:jc w:val="right"/>
      <w:rPr>
        <w:rFonts w:ascii="Arial" w:hAnsi="Arial" w:cs="Arial"/>
      </w:rPr>
    </w:pPr>
  </w:p>
  <w:p w14:paraId="0F637E84" w14:textId="77777777" w:rsidR="00574906" w:rsidRPr="00862770" w:rsidRDefault="00574906" w:rsidP="00862770">
    <w:pPr>
      <w:ind w:right="18"/>
      <w:jc w:val="right"/>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E0EB012"/>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F162EBC0"/>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1A304D6"/>
    <w:multiLevelType w:val="hybridMultilevel"/>
    <w:tmpl w:val="E2D818DA"/>
    <w:lvl w:ilvl="0" w:tplc="08760BE0">
      <w:numFmt w:val="bullet"/>
      <w:lvlText w:val="-"/>
      <w:lvlJc w:val="left"/>
      <w:pPr>
        <w:ind w:left="720" w:hanging="360"/>
      </w:pPr>
      <w:rPr>
        <w:rFonts w:ascii="TimesNewRomanPSMT" w:eastAsia="Times New Roman" w:hAnsi="TimesNewRomanPSMT" w:cs="TimesNewRomanPS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877D64"/>
    <w:multiLevelType w:val="singleLevel"/>
    <w:tmpl w:val="68C6F916"/>
    <w:lvl w:ilvl="0">
      <w:start w:val="1"/>
      <w:numFmt w:val="decimal"/>
      <w:pStyle w:val="References"/>
      <w:lvlText w:val="[%1]"/>
      <w:lvlJc w:val="left"/>
      <w:pPr>
        <w:tabs>
          <w:tab w:val="num" w:pos="360"/>
        </w:tabs>
        <w:ind w:left="360" w:hanging="360"/>
      </w:pPr>
      <w:rPr>
        <w:i w:val="0"/>
        <w:iCs w:val="0"/>
      </w:rPr>
    </w:lvl>
  </w:abstractNum>
  <w:abstractNum w:abstractNumId="2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1" w15:restartNumberingAfterBreak="0">
    <w:nsid w:val="44774B6A"/>
    <w:multiLevelType w:val="hybridMultilevel"/>
    <w:tmpl w:val="8CE0D9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6"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7"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8"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E315E9"/>
    <w:multiLevelType w:val="singleLevel"/>
    <w:tmpl w:val="0BEC9FB0"/>
    <w:lvl w:ilvl="0">
      <w:start w:val="1"/>
      <w:numFmt w:val="none"/>
      <w:lvlText w:val=""/>
      <w:legacy w:legacy="1" w:legacySpace="0" w:legacyIndent="0"/>
      <w:lvlJc w:val="left"/>
      <w:pPr>
        <w:ind w:left="288"/>
      </w:pPr>
    </w:lvl>
  </w:abstractNum>
  <w:num w:numId="1" w16cid:durableId="826897649">
    <w:abstractNumId w:val="11"/>
  </w:num>
  <w:num w:numId="2" w16cid:durableId="2067802966">
    <w:abstractNumId w:val="16"/>
  </w:num>
  <w:num w:numId="3" w16cid:durableId="1103720649">
    <w:abstractNumId w:val="16"/>
    <w:lvlOverride w:ilvl="0">
      <w:lvl w:ilvl="0">
        <w:start w:val="1"/>
        <w:numFmt w:val="decimal"/>
        <w:lvlText w:val="%1."/>
        <w:legacy w:legacy="1" w:legacySpace="0" w:legacyIndent="360"/>
        <w:lvlJc w:val="left"/>
        <w:pPr>
          <w:ind w:left="360" w:hanging="360"/>
        </w:pPr>
      </w:lvl>
    </w:lvlOverride>
  </w:num>
  <w:num w:numId="4" w16cid:durableId="1508472444">
    <w:abstractNumId w:val="16"/>
    <w:lvlOverride w:ilvl="0">
      <w:lvl w:ilvl="0">
        <w:start w:val="1"/>
        <w:numFmt w:val="decimal"/>
        <w:lvlText w:val="%1."/>
        <w:legacy w:legacy="1" w:legacySpace="0" w:legacyIndent="360"/>
        <w:lvlJc w:val="left"/>
        <w:pPr>
          <w:ind w:left="360" w:hanging="360"/>
        </w:pPr>
      </w:lvl>
    </w:lvlOverride>
  </w:num>
  <w:num w:numId="5" w16cid:durableId="722173158">
    <w:abstractNumId w:val="16"/>
    <w:lvlOverride w:ilvl="0">
      <w:lvl w:ilvl="0">
        <w:start w:val="1"/>
        <w:numFmt w:val="decimal"/>
        <w:lvlText w:val="%1."/>
        <w:legacy w:legacy="1" w:legacySpace="0" w:legacyIndent="360"/>
        <w:lvlJc w:val="left"/>
        <w:pPr>
          <w:ind w:left="360" w:hanging="360"/>
        </w:pPr>
      </w:lvl>
    </w:lvlOverride>
  </w:num>
  <w:num w:numId="6" w16cid:durableId="1922178910">
    <w:abstractNumId w:val="23"/>
  </w:num>
  <w:num w:numId="7" w16cid:durableId="1217820743">
    <w:abstractNumId w:val="23"/>
    <w:lvlOverride w:ilvl="0">
      <w:lvl w:ilvl="0">
        <w:start w:val="1"/>
        <w:numFmt w:val="decimal"/>
        <w:lvlText w:val="%1."/>
        <w:legacy w:legacy="1" w:legacySpace="0" w:legacyIndent="360"/>
        <w:lvlJc w:val="left"/>
        <w:pPr>
          <w:ind w:left="360" w:hanging="360"/>
        </w:pPr>
      </w:lvl>
    </w:lvlOverride>
  </w:num>
  <w:num w:numId="8" w16cid:durableId="1257909856">
    <w:abstractNumId w:val="23"/>
    <w:lvlOverride w:ilvl="0">
      <w:lvl w:ilvl="0">
        <w:start w:val="1"/>
        <w:numFmt w:val="decimal"/>
        <w:lvlText w:val="%1."/>
        <w:legacy w:legacy="1" w:legacySpace="0" w:legacyIndent="360"/>
        <w:lvlJc w:val="left"/>
        <w:pPr>
          <w:ind w:left="360" w:hanging="360"/>
        </w:pPr>
      </w:lvl>
    </w:lvlOverride>
  </w:num>
  <w:num w:numId="9" w16cid:durableId="573709994">
    <w:abstractNumId w:val="23"/>
    <w:lvlOverride w:ilvl="0">
      <w:lvl w:ilvl="0">
        <w:start w:val="1"/>
        <w:numFmt w:val="decimal"/>
        <w:lvlText w:val="%1."/>
        <w:legacy w:legacy="1" w:legacySpace="0" w:legacyIndent="360"/>
        <w:lvlJc w:val="left"/>
        <w:pPr>
          <w:ind w:left="360" w:hanging="360"/>
        </w:pPr>
      </w:lvl>
    </w:lvlOverride>
  </w:num>
  <w:num w:numId="10" w16cid:durableId="1018312675">
    <w:abstractNumId w:val="23"/>
    <w:lvlOverride w:ilvl="0">
      <w:lvl w:ilvl="0">
        <w:start w:val="1"/>
        <w:numFmt w:val="decimal"/>
        <w:lvlText w:val="%1."/>
        <w:legacy w:legacy="1" w:legacySpace="0" w:legacyIndent="360"/>
        <w:lvlJc w:val="left"/>
        <w:pPr>
          <w:ind w:left="360" w:hanging="360"/>
        </w:pPr>
      </w:lvl>
    </w:lvlOverride>
  </w:num>
  <w:num w:numId="11" w16cid:durableId="990600063">
    <w:abstractNumId w:val="23"/>
    <w:lvlOverride w:ilvl="0">
      <w:lvl w:ilvl="0">
        <w:start w:val="1"/>
        <w:numFmt w:val="decimal"/>
        <w:lvlText w:val="%1."/>
        <w:legacy w:legacy="1" w:legacySpace="0" w:legacyIndent="360"/>
        <w:lvlJc w:val="left"/>
        <w:pPr>
          <w:ind w:left="360" w:hanging="360"/>
        </w:pPr>
      </w:lvl>
    </w:lvlOverride>
  </w:num>
  <w:num w:numId="12" w16cid:durableId="204683025">
    <w:abstractNumId w:val="19"/>
  </w:num>
  <w:num w:numId="13" w16cid:durableId="1845124343">
    <w:abstractNumId w:val="13"/>
  </w:num>
  <w:num w:numId="14" w16cid:durableId="335233517">
    <w:abstractNumId w:val="26"/>
  </w:num>
  <w:num w:numId="15" w16cid:durableId="485243838">
    <w:abstractNumId w:val="25"/>
  </w:num>
  <w:num w:numId="16" w16cid:durableId="88014924">
    <w:abstractNumId w:val="32"/>
  </w:num>
  <w:num w:numId="17" w16cid:durableId="1193300493">
    <w:abstractNumId w:val="15"/>
  </w:num>
  <w:num w:numId="18" w16cid:durableId="1945915676">
    <w:abstractNumId w:val="14"/>
  </w:num>
  <w:num w:numId="19" w16cid:durableId="250429946">
    <w:abstractNumId w:val="27"/>
  </w:num>
  <w:num w:numId="20" w16cid:durableId="1226991144">
    <w:abstractNumId w:val="20"/>
  </w:num>
  <w:num w:numId="21" w16cid:durableId="157392860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13523665">
    <w:abstractNumId w:val="31"/>
  </w:num>
  <w:num w:numId="23" w16cid:durableId="453333225">
    <w:abstractNumId w:val="30"/>
  </w:num>
  <w:num w:numId="24" w16cid:durableId="1083143790">
    <w:abstractNumId w:val="24"/>
  </w:num>
  <w:num w:numId="25" w16cid:durableId="1364867563">
    <w:abstractNumId w:val="29"/>
  </w:num>
  <w:num w:numId="26" w16cid:durableId="1023938319">
    <w:abstractNumId w:val="12"/>
  </w:num>
  <w:num w:numId="27" w16cid:durableId="761150938">
    <w:abstractNumId w:val="28"/>
  </w:num>
  <w:num w:numId="28" w16cid:durableId="2126856">
    <w:abstractNumId w:val="18"/>
  </w:num>
  <w:num w:numId="29" w16cid:durableId="1751387758">
    <w:abstractNumId w:val="22"/>
  </w:num>
  <w:num w:numId="30" w16cid:durableId="1365013570">
    <w:abstractNumId w:val="10"/>
  </w:num>
  <w:num w:numId="31" w16cid:durableId="1801458987">
    <w:abstractNumId w:val="8"/>
  </w:num>
  <w:num w:numId="32" w16cid:durableId="1772386992">
    <w:abstractNumId w:val="7"/>
  </w:num>
  <w:num w:numId="33" w16cid:durableId="1213417848">
    <w:abstractNumId w:val="6"/>
  </w:num>
  <w:num w:numId="34" w16cid:durableId="834613965">
    <w:abstractNumId w:val="5"/>
  </w:num>
  <w:num w:numId="35" w16cid:durableId="1090002304">
    <w:abstractNumId w:val="9"/>
  </w:num>
  <w:num w:numId="36" w16cid:durableId="789205370">
    <w:abstractNumId w:val="4"/>
  </w:num>
  <w:num w:numId="37" w16cid:durableId="126169486">
    <w:abstractNumId w:val="3"/>
  </w:num>
  <w:num w:numId="38" w16cid:durableId="262110416">
    <w:abstractNumId w:val="2"/>
  </w:num>
  <w:num w:numId="39" w16cid:durableId="752046449">
    <w:abstractNumId w:val="1"/>
  </w:num>
  <w:num w:numId="40" w16cid:durableId="429551301">
    <w:abstractNumId w:val="0"/>
  </w:num>
  <w:num w:numId="41" w16cid:durableId="1585916589">
    <w:abstractNumId w:val="21"/>
  </w:num>
  <w:num w:numId="42" w16cid:durableId="53315650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202"/>
  <w:autoHyphenation/>
  <w:doNotHyphenateCaps/>
  <w:evenAndOddHeader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35B"/>
    <w:rsid w:val="00003B50"/>
    <w:rsid w:val="00006C65"/>
    <w:rsid w:val="0000761E"/>
    <w:rsid w:val="00010EFF"/>
    <w:rsid w:val="000158D0"/>
    <w:rsid w:val="0001598C"/>
    <w:rsid w:val="0001675F"/>
    <w:rsid w:val="00030B8A"/>
    <w:rsid w:val="00032285"/>
    <w:rsid w:val="00041529"/>
    <w:rsid w:val="0004193B"/>
    <w:rsid w:val="00042E13"/>
    <w:rsid w:val="000655C2"/>
    <w:rsid w:val="00066102"/>
    <w:rsid w:val="00070D9C"/>
    <w:rsid w:val="00070E1A"/>
    <w:rsid w:val="00087CFA"/>
    <w:rsid w:val="000910AD"/>
    <w:rsid w:val="00092087"/>
    <w:rsid w:val="00093AF7"/>
    <w:rsid w:val="000A168B"/>
    <w:rsid w:val="000D2BDE"/>
    <w:rsid w:val="000E03D2"/>
    <w:rsid w:val="000E318C"/>
    <w:rsid w:val="001011FD"/>
    <w:rsid w:val="00104BB0"/>
    <w:rsid w:val="00105A2D"/>
    <w:rsid w:val="0010794E"/>
    <w:rsid w:val="0013354F"/>
    <w:rsid w:val="00133DD0"/>
    <w:rsid w:val="00143F2E"/>
    <w:rsid w:val="00144E72"/>
    <w:rsid w:val="00155571"/>
    <w:rsid w:val="001650DF"/>
    <w:rsid w:val="00167B78"/>
    <w:rsid w:val="00167BE5"/>
    <w:rsid w:val="0017273C"/>
    <w:rsid w:val="0017474B"/>
    <w:rsid w:val="00175D23"/>
    <w:rsid w:val="001768FF"/>
    <w:rsid w:val="001807FD"/>
    <w:rsid w:val="00180F7A"/>
    <w:rsid w:val="00194A3D"/>
    <w:rsid w:val="001A60B1"/>
    <w:rsid w:val="001B36B1"/>
    <w:rsid w:val="001C510B"/>
    <w:rsid w:val="001D1DEC"/>
    <w:rsid w:val="001D41A1"/>
    <w:rsid w:val="001D44C9"/>
    <w:rsid w:val="001D70FC"/>
    <w:rsid w:val="001E6F98"/>
    <w:rsid w:val="001E7B7A"/>
    <w:rsid w:val="001F4C5C"/>
    <w:rsid w:val="002019C3"/>
    <w:rsid w:val="00204478"/>
    <w:rsid w:val="00214E2E"/>
    <w:rsid w:val="00216141"/>
    <w:rsid w:val="00216BA0"/>
    <w:rsid w:val="00217186"/>
    <w:rsid w:val="0023130E"/>
    <w:rsid w:val="0023150D"/>
    <w:rsid w:val="002434A1"/>
    <w:rsid w:val="00245B0C"/>
    <w:rsid w:val="00263943"/>
    <w:rsid w:val="0026416B"/>
    <w:rsid w:val="00266532"/>
    <w:rsid w:val="00267266"/>
    <w:rsid w:val="00267B35"/>
    <w:rsid w:val="00271B0C"/>
    <w:rsid w:val="002721D6"/>
    <w:rsid w:val="00282A68"/>
    <w:rsid w:val="00286107"/>
    <w:rsid w:val="002A0468"/>
    <w:rsid w:val="002D527F"/>
    <w:rsid w:val="002E3BE4"/>
    <w:rsid w:val="002E5D87"/>
    <w:rsid w:val="002F0C78"/>
    <w:rsid w:val="002F7910"/>
    <w:rsid w:val="003047BD"/>
    <w:rsid w:val="003070FD"/>
    <w:rsid w:val="003427CE"/>
    <w:rsid w:val="00351FCC"/>
    <w:rsid w:val="00360269"/>
    <w:rsid w:val="00361F6D"/>
    <w:rsid w:val="0037551B"/>
    <w:rsid w:val="003802FE"/>
    <w:rsid w:val="00390B32"/>
    <w:rsid w:val="00392DBA"/>
    <w:rsid w:val="0039375E"/>
    <w:rsid w:val="00396FEF"/>
    <w:rsid w:val="003A0C4D"/>
    <w:rsid w:val="003C3322"/>
    <w:rsid w:val="003C68C2"/>
    <w:rsid w:val="003D4CAE"/>
    <w:rsid w:val="003E5B03"/>
    <w:rsid w:val="003F1EDB"/>
    <w:rsid w:val="003F26BD"/>
    <w:rsid w:val="003F52AD"/>
    <w:rsid w:val="003F771D"/>
    <w:rsid w:val="00406AD6"/>
    <w:rsid w:val="00411071"/>
    <w:rsid w:val="00416EBD"/>
    <w:rsid w:val="00427B2B"/>
    <w:rsid w:val="0043144F"/>
    <w:rsid w:val="00431BFA"/>
    <w:rsid w:val="004353CF"/>
    <w:rsid w:val="004361D0"/>
    <w:rsid w:val="00444947"/>
    <w:rsid w:val="00452940"/>
    <w:rsid w:val="0046203B"/>
    <w:rsid w:val="004631BC"/>
    <w:rsid w:val="00484761"/>
    <w:rsid w:val="00484DD5"/>
    <w:rsid w:val="004C1E16"/>
    <w:rsid w:val="004C2543"/>
    <w:rsid w:val="004D15CA"/>
    <w:rsid w:val="004D40D7"/>
    <w:rsid w:val="004D53BE"/>
    <w:rsid w:val="004D5F69"/>
    <w:rsid w:val="004E3E4C"/>
    <w:rsid w:val="004F23A0"/>
    <w:rsid w:val="004F4EAD"/>
    <w:rsid w:val="004F5936"/>
    <w:rsid w:val="004F5C9E"/>
    <w:rsid w:val="005003E3"/>
    <w:rsid w:val="00503243"/>
    <w:rsid w:val="0050478C"/>
    <w:rsid w:val="005052CD"/>
    <w:rsid w:val="00511041"/>
    <w:rsid w:val="0051445D"/>
    <w:rsid w:val="00526AFA"/>
    <w:rsid w:val="00533F8E"/>
    <w:rsid w:val="005431B0"/>
    <w:rsid w:val="00543232"/>
    <w:rsid w:val="00543FBD"/>
    <w:rsid w:val="00550A26"/>
    <w:rsid w:val="00550BF5"/>
    <w:rsid w:val="00554169"/>
    <w:rsid w:val="00567A70"/>
    <w:rsid w:val="00570A50"/>
    <w:rsid w:val="005741E1"/>
    <w:rsid w:val="00574906"/>
    <w:rsid w:val="00581469"/>
    <w:rsid w:val="005817D6"/>
    <w:rsid w:val="005859CF"/>
    <w:rsid w:val="005903A2"/>
    <w:rsid w:val="0059138F"/>
    <w:rsid w:val="005A2A15"/>
    <w:rsid w:val="005A4B03"/>
    <w:rsid w:val="005B2A05"/>
    <w:rsid w:val="005C206C"/>
    <w:rsid w:val="005D1B15"/>
    <w:rsid w:val="005D2824"/>
    <w:rsid w:val="005D4F1A"/>
    <w:rsid w:val="005D72BB"/>
    <w:rsid w:val="005E692F"/>
    <w:rsid w:val="0060007C"/>
    <w:rsid w:val="0061524A"/>
    <w:rsid w:val="0062114B"/>
    <w:rsid w:val="00623698"/>
    <w:rsid w:val="00625E96"/>
    <w:rsid w:val="0063320C"/>
    <w:rsid w:val="00644A63"/>
    <w:rsid w:val="00647AF3"/>
    <w:rsid w:val="00647C09"/>
    <w:rsid w:val="00651F2C"/>
    <w:rsid w:val="00672099"/>
    <w:rsid w:val="00681473"/>
    <w:rsid w:val="0068244F"/>
    <w:rsid w:val="006908A2"/>
    <w:rsid w:val="00693D5D"/>
    <w:rsid w:val="006A4F82"/>
    <w:rsid w:val="006B7F03"/>
    <w:rsid w:val="006B7F19"/>
    <w:rsid w:val="006D0136"/>
    <w:rsid w:val="006E2161"/>
    <w:rsid w:val="006F422D"/>
    <w:rsid w:val="00706BB8"/>
    <w:rsid w:val="0071311F"/>
    <w:rsid w:val="00720D47"/>
    <w:rsid w:val="00725B45"/>
    <w:rsid w:val="00744F17"/>
    <w:rsid w:val="007A253B"/>
    <w:rsid w:val="007A27B1"/>
    <w:rsid w:val="007A33A6"/>
    <w:rsid w:val="007B415B"/>
    <w:rsid w:val="007B67B8"/>
    <w:rsid w:val="007C4336"/>
    <w:rsid w:val="007E0296"/>
    <w:rsid w:val="007F1B1C"/>
    <w:rsid w:val="007F7AA6"/>
    <w:rsid w:val="008064F0"/>
    <w:rsid w:val="0081024D"/>
    <w:rsid w:val="00814DF8"/>
    <w:rsid w:val="00823624"/>
    <w:rsid w:val="0083352F"/>
    <w:rsid w:val="008348B4"/>
    <w:rsid w:val="00837E47"/>
    <w:rsid w:val="0084635E"/>
    <w:rsid w:val="00847CE3"/>
    <w:rsid w:val="008509DC"/>
    <w:rsid w:val="008518FE"/>
    <w:rsid w:val="00855BB3"/>
    <w:rsid w:val="0085659C"/>
    <w:rsid w:val="00860DCA"/>
    <w:rsid w:val="00862770"/>
    <w:rsid w:val="00867991"/>
    <w:rsid w:val="00872026"/>
    <w:rsid w:val="00873156"/>
    <w:rsid w:val="00873AF8"/>
    <w:rsid w:val="00874A78"/>
    <w:rsid w:val="0087792E"/>
    <w:rsid w:val="008779D5"/>
    <w:rsid w:val="00882915"/>
    <w:rsid w:val="00883EAF"/>
    <w:rsid w:val="00885258"/>
    <w:rsid w:val="008A30C3"/>
    <w:rsid w:val="008A3C23"/>
    <w:rsid w:val="008A4E75"/>
    <w:rsid w:val="008A5B5C"/>
    <w:rsid w:val="008A68B8"/>
    <w:rsid w:val="008B08EF"/>
    <w:rsid w:val="008C49CC"/>
    <w:rsid w:val="008D4272"/>
    <w:rsid w:val="008D438D"/>
    <w:rsid w:val="008D69E9"/>
    <w:rsid w:val="008E0645"/>
    <w:rsid w:val="008E396E"/>
    <w:rsid w:val="008E5DA5"/>
    <w:rsid w:val="008EA93D"/>
    <w:rsid w:val="008F594A"/>
    <w:rsid w:val="00900771"/>
    <w:rsid w:val="00903D87"/>
    <w:rsid w:val="00904C7E"/>
    <w:rsid w:val="0091035B"/>
    <w:rsid w:val="00923A1C"/>
    <w:rsid w:val="0092605B"/>
    <w:rsid w:val="00935846"/>
    <w:rsid w:val="00940A3D"/>
    <w:rsid w:val="00941441"/>
    <w:rsid w:val="00962C9A"/>
    <w:rsid w:val="00963643"/>
    <w:rsid w:val="009752A8"/>
    <w:rsid w:val="0098289F"/>
    <w:rsid w:val="00985DF1"/>
    <w:rsid w:val="00997E37"/>
    <w:rsid w:val="00997F89"/>
    <w:rsid w:val="009A1DBD"/>
    <w:rsid w:val="009A1F6E"/>
    <w:rsid w:val="009A33F7"/>
    <w:rsid w:val="009A6277"/>
    <w:rsid w:val="009C7D17"/>
    <w:rsid w:val="009D6295"/>
    <w:rsid w:val="009E484E"/>
    <w:rsid w:val="009F40FB"/>
    <w:rsid w:val="00A065EB"/>
    <w:rsid w:val="00A21072"/>
    <w:rsid w:val="00A22FCB"/>
    <w:rsid w:val="00A32193"/>
    <w:rsid w:val="00A4022F"/>
    <w:rsid w:val="00A411A9"/>
    <w:rsid w:val="00A45057"/>
    <w:rsid w:val="00A472F1"/>
    <w:rsid w:val="00A5142B"/>
    <w:rsid w:val="00A5237D"/>
    <w:rsid w:val="00A554A3"/>
    <w:rsid w:val="00A6380C"/>
    <w:rsid w:val="00A64376"/>
    <w:rsid w:val="00A705BB"/>
    <w:rsid w:val="00A758EA"/>
    <w:rsid w:val="00A878EB"/>
    <w:rsid w:val="00A95C50"/>
    <w:rsid w:val="00AA2BE9"/>
    <w:rsid w:val="00AB79A6"/>
    <w:rsid w:val="00AC4850"/>
    <w:rsid w:val="00AE7090"/>
    <w:rsid w:val="00AE7E69"/>
    <w:rsid w:val="00AF203E"/>
    <w:rsid w:val="00AF2CCA"/>
    <w:rsid w:val="00B01F01"/>
    <w:rsid w:val="00B07FA4"/>
    <w:rsid w:val="00B278EB"/>
    <w:rsid w:val="00B3170F"/>
    <w:rsid w:val="00B47B59"/>
    <w:rsid w:val="00B506EA"/>
    <w:rsid w:val="00B53224"/>
    <w:rsid w:val="00B53F81"/>
    <w:rsid w:val="00B56C2B"/>
    <w:rsid w:val="00B63917"/>
    <w:rsid w:val="00B63A1D"/>
    <w:rsid w:val="00B63E1C"/>
    <w:rsid w:val="00B65BD3"/>
    <w:rsid w:val="00B66E3B"/>
    <w:rsid w:val="00B70469"/>
    <w:rsid w:val="00B70A99"/>
    <w:rsid w:val="00B71B82"/>
    <w:rsid w:val="00B72DD8"/>
    <w:rsid w:val="00B72E09"/>
    <w:rsid w:val="00B745D8"/>
    <w:rsid w:val="00B84DDC"/>
    <w:rsid w:val="00B85514"/>
    <w:rsid w:val="00B90AB8"/>
    <w:rsid w:val="00B948A7"/>
    <w:rsid w:val="00B96093"/>
    <w:rsid w:val="00BE3832"/>
    <w:rsid w:val="00BF0C69"/>
    <w:rsid w:val="00BF629B"/>
    <w:rsid w:val="00BF655C"/>
    <w:rsid w:val="00C03489"/>
    <w:rsid w:val="00C06A61"/>
    <w:rsid w:val="00C075EF"/>
    <w:rsid w:val="00C11AF0"/>
    <w:rsid w:val="00C11E83"/>
    <w:rsid w:val="00C22AC0"/>
    <w:rsid w:val="00C2378A"/>
    <w:rsid w:val="00C24F70"/>
    <w:rsid w:val="00C27063"/>
    <w:rsid w:val="00C35060"/>
    <w:rsid w:val="00C378A1"/>
    <w:rsid w:val="00C47A9C"/>
    <w:rsid w:val="00C47B25"/>
    <w:rsid w:val="00C502CE"/>
    <w:rsid w:val="00C56781"/>
    <w:rsid w:val="00C621D6"/>
    <w:rsid w:val="00C649AE"/>
    <w:rsid w:val="00C667C5"/>
    <w:rsid w:val="00C75E65"/>
    <w:rsid w:val="00C82D86"/>
    <w:rsid w:val="00C84839"/>
    <w:rsid w:val="00C86692"/>
    <w:rsid w:val="00CA222A"/>
    <w:rsid w:val="00CA6DDB"/>
    <w:rsid w:val="00CB3D3D"/>
    <w:rsid w:val="00CB4B8D"/>
    <w:rsid w:val="00CB5396"/>
    <w:rsid w:val="00CC0DDA"/>
    <w:rsid w:val="00CD684F"/>
    <w:rsid w:val="00CE1164"/>
    <w:rsid w:val="00CE124C"/>
    <w:rsid w:val="00CE189B"/>
    <w:rsid w:val="00CE31FC"/>
    <w:rsid w:val="00CE4EDB"/>
    <w:rsid w:val="00CF32F3"/>
    <w:rsid w:val="00D04CC8"/>
    <w:rsid w:val="00D06623"/>
    <w:rsid w:val="00D140A7"/>
    <w:rsid w:val="00D143B5"/>
    <w:rsid w:val="00D14C6B"/>
    <w:rsid w:val="00D33083"/>
    <w:rsid w:val="00D35220"/>
    <w:rsid w:val="00D477E9"/>
    <w:rsid w:val="00D5536F"/>
    <w:rsid w:val="00D56935"/>
    <w:rsid w:val="00D57D9F"/>
    <w:rsid w:val="00D758C6"/>
    <w:rsid w:val="00D764E8"/>
    <w:rsid w:val="00D868A1"/>
    <w:rsid w:val="00D90C10"/>
    <w:rsid w:val="00D92D93"/>
    <w:rsid w:val="00D92E96"/>
    <w:rsid w:val="00D96271"/>
    <w:rsid w:val="00DA258C"/>
    <w:rsid w:val="00DA2884"/>
    <w:rsid w:val="00DA772B"/>
    <w:rsid w:val="00DB66EA"/>
    <w:rsid w:val="00DC760F"/>
    <w:rsid w:val="00DD1322"/>
    <w:rsid w:val="00DE07FA"/>
    <w:rsid w:val="00DE1133"/>
    <w:rsid w:val="00DE3342"/>
    <w:rsid w:val="00DF1177"/>
    <w:rsid w:val="00DF2DDE"/>
    <w:rsid w:val="00DF3859"/>
    <w:rsid w:val="00E01667"/>
    <w:rsid w:val="00E124F5"/>
    <w:rsid w:val="00E25DDF"/>
    <w:rsid w:val="00E270C3"/>
    <w:rsid w:val="00E2761A"/>
    <w:rsid w:val="00E36209"/>
    <w:rsid w:val="00E420BB"/>
    <w:rsid w:val="00E44E9D"/>
    <w:rsid w:val="00E50DF6"/>
    <w:rsid w:val="00E52EFA"/>
    <w:rsid w:val="00E56B75"/>
    <w:rsid w:val="00E71CED"/>
    <w:rsid w:val="00E8777A"/>
    <w:rsid w:val="00E965C5"/>
    <w:rsid w:val="00E96A3A"/>
    <w:rsid w:val="00E97402"/>
    <w:rsid w:val="00E97B99"/>
    <w:rsid w:val="00EA1136"/>
    <w:rsid w:val="00EB2E9D"/>
    <w:rsid w:val="00EB52A3"/>
    <w:rsid w:val="00EC0ECB"/>
    <w:rsid w:val="00EC1D75"/>
    <w:rsid w:val="00EC46D3"/>
    <w:rsid w:val="00ED32E0"/>
    <w:rsid w:val="00ED3F17"/>
    <w:rsid w:val="00ED5881"/>
    <w:rsid w:val="00EE0928"/>
    <w:rsid w:val="00EE1A49"/>
    <w:rsid w:val="00EE2DA3"/>
    <w:rsid w:val="00EE6FFC"/>
    <w:rsid w:val="00EF10AC"/>
    <w:rsid w:val="00EF4701"/>
    <w:rsid w:val="00EF564E"/>
    <w:rsid w:val="00F0089A"/>
    <w:rsid w:val="00F04A4E"/>
    <w:rsid w:val="00F07751"/>
    <w:rsid w:val="00F20C6E"/>
    <w:rsid w:val="00F20DC4"/>
    <w:rsid w:val="00F22198"/>
    <w:rsid w:val="00F27C36"/>
    <w:rsid w:val="00F336C3"/>
    <w:rsid w:val="00F33D49"/>
    <w:rsid w:val="00F3481E"/>
    <w:rsid w:val="00F4515A"/>
    <w:rsid w:val="00F533E7"/>
    <w:rsid w:val="00F577F6"/>
    <w:rsid w:val="00F65266"/>
    <w:rsid w:val="00F67FC2"/>
    <w:rsid w:val="00F751E1"/>
    <w:rsid w:val="00F76102"/>
    <w:rsid w:val="00F83F76"/>
    <w:rsid w:val="00F909B9"/>
    <w:rsid w:val="00F91A01"/>
    <w:rsid w:val="00FB094C"/>
    <w:rsid w:val="00FB6E9A"/>
    <w:rsid w:val="00FC205F"/>
    <w:rsid w:val="00FC317C"/>
    <w:rsid w:val="00FC70F5"/>
    <w:rsid w:val="00FD1532"/>
    <w:rsid w:val="00FD347F"/>
    <w:rsid w:val="00FD4113"/>
    <w:rsid w:val="00FD52C2"/>
    <w:rsid w:val="00FF1646"/>
    <w:rsid w:val="06322BBD"/>
    <w:rsid w:val="06F00789"/>
    <w:rsid w:val="090B4AEC"/>
    <w:rsid w:val="12335EA0"/>
    <w:rsid w:val="1512C9CB"/>
    <w:rsid w:val="15DCE6DB"/>
    <w:rsid w:val="15F28F60"/>
    <w:rsid w:val="1CDCD3D8"/>
    <w:rsid w:val="1EA4A59C"/>
    <w:rsid w:val="24A6C504"/>
    <w:rsid w:val="33458754"/>
    <w:rsid w:val="34AC456F"/>
    <w:rsid w:val="36BC99F7"/>
    <w:rsid w:val="36CAA0A8"/>
    <w:rsid w:val="3F249C38"/>
    <w:rsid w:val="41A89B34"/>
    <w:rsid w:val="41C2363D"/>
    <w:rsid w:val="4C3D5A25"/>
    <w:rsid w:val="4D0BF0E0"/>
    <w:rsid w:val="4ED84B93"/>
    <w:rsid w:val="51FE083B"/>
    <w:rsid w:val="52C16CED"/>
    <w:rsid w:val="53EF7922"/>
    <w:rsid w:val="569077BE"/>
    <w:rsid w:val="5729D633"/>
    <w:rsid w:val="5BE7EF6A"/>
    <w:rsid w:val="5D178CD6"/>
    <w:rsid w:val="5D2B8A34"/>
    <w:rsid w:val="63877A98"/>
    <w:rsid w:val="689C0F3E"/>
    <w:rsid w:val="6E30448D"/>
    <w:rsid w:val="77B67692"/>
    <w:rsid w:val="79F9980B"/>
    <w:rsid w:val="7C1993D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5"/>
    <o:shapelayout v:ext="edit">
      <o:idmap v:ext="edit" data="1"/>
    </o:shapelayout>
  </w:shapeDefaults>
  <w:decimalSymbol w:val=","/>
  <w:listSeparator w:val=";"/>
  <w14:docId w14:val="268A1890"/>
  <w15:docId w15:val="{B64DFC1B-8B67-4EA1-AD9C-2DC2E46D9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45B0C"/>
  </w:style>
  <w:style w:type="paragraph" w:styleId="Heading1">
    <w:name w:val="heading 1"/>
    <w:basedOn w:val="Normal"/>
    <w:next w:val="Normal"/>
    <w:link w:val="Heading1Char"/>
    <w:uiPriority w:val="9"/>
    <w:qFormat/>
    <w:rsid w:val="00962C9A"/>
    <w:pPr>
      <w:keepNext/>
      <w:numPr>
        <w:numId w:val="1"/>
      </w:numPr>
      <w:spacing w:before="240" w:after="80"/>
      <w:jc w:val="center"/>
      <w:outlineLvl w:val="0"/>
    </w:pPr>
    <w:rPr>
      <w:smallCaps/>
      <w:kern w:val="28"/>
      <w:sz w:val="22"/>
    </w:rPr>
  </w:style>
  <w:style w:type="paragraph" w:styleId="Heading2">
    <w:name w:val="heading 2"/>
    <w:basedOn w:val="Normal"/>
    <w:next w:val="Normal"/>
    <w:link w:val="Heading2Char"/>
    <w:uiPriority w:val="9"/>
    <w:qFormat/>
    <w:rsid w:val="00962C9A"/>
    <w:pPr>
      <w:keepNext/>
      <w:numPr>
        <w:ilvl w:val="1"/>
        <w:numId w:val="1"/>
      </w:numPr>
      <w:spacing w:before="120" w:after="60"/>
      <w:outlineLvl w:val="1"/>
    </w:pPr>
    <w:rPr>
      <w:i/>
      <w:iCs/>
      <w:sz w:val="22"/>
    </w:rPr>
  </w:style>
  <w:style w:type="paragraph" w:styleId="Heading3">
    <w:name w:val="heading 3"/>
    <w:basedOn w:val="Normal"/>
    <w:next w:val="Normal"/>
    <w:uiPriority w:val="9"/>
    <w:qFormat/>
    <w:rsid w:val="008064F0"/>
    <w:pPr>
      <w:keepNext/>
      <w:numPr>
        <w:ilvl w:val="2"/>
        <w:numId w:val="1"/>
      </w:numPr>
      <w:outlineLvl w:val="2"/>
    </w:pPr>
    <w:rPr>
      <w:i/>
      <w:iCs/>
      <w:sz w:val="22"/>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E71CED"/>
    <w:pPr>
      <w:spacing w:before="20"/>
      <w:ind w:firstLine="202"/>
      <w:jc w:val="both"/>
    </w:pPr>
    <w:rPr>
      <w:bCs/>
      <w:i/>
      <w:szCs w:val="18"/>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link w:val="TitleChar"/>
    <w:qFormat/>
    <w:rsid w:val="00416EBD"/>
    <w:pPr>
      <w:framePr w:w="9360" w:hSpace="187" w:vSpace="187" w:wrap="notBeside" w:vAnchor="text" w:hAnchor="page" w:xAlign="center" w:y="1"/>
      <w:jc w:val="center"/>
    </w:pPr>
    <w:rPr>
      <w:b/>
      <w:caps/>
      <w:kern w:val="28"/>
      <w:sz w:val="32"/>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rsid w:val="00A5142B"/>
    <w:pPr>
      <w:jc w:val="both"/>
    </w:pPr>
    <w:rPr>
      <w:bCs/>
      <w:i/>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rsid w:val="00AF2CCA"/>
    <w:pPr>
      <w:widowControl w:val="0"/>
      <w:suppressAutoHyphens/>
      <w:spacing w:line="252" w:lineRule="auto"/>
      <w:ind w:firstLine="202"/>
      <w:jc w:val="both"/>
    </w:pPr>
    <w:rPr>
      <w:sz w:val="22"/>
    </w:r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rsid w:val="00F27C36"/>
    <w:pPr>
      <w:numPr>
        <w:numId w:val="0"/>
      </w:numPr>
    </w:pPr>
  </w:style>
  <w:style w:type="paragraph" w:styleId="Header">
    <w:name w:val="header"/>
    <w:basedOn w:val="Normal"/>
    <w:link w:val="HeaderChar"/>
    <w:uiPriority w:val="99"/>
    <w:rsid w:val="00F4515A"/>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962C9A"/>
    <w:rPr>
      <w:smallCaps/>
      <w:kern w:val="28"/>
      <w:sz w:val="22"/>
    </w:rPr>
  </w:style>
  <w:style w:type="character" w:customStyle="1" w:styleId="ReferenceHeadChar">
    <w:name w:val="Reference Head Char"/>
    <w:basedOn w:val="Heading1Char"/>
    <w:link w:val="ReferenceHead"/>
    <w:rsid w:val="00F27C36"/>
    <w:rPr>
      <w:smallCaps/>
      <w:kern w:val="28"/>
      <w:sz w:val="22"/>
    </w:rPr>
  </w:style>
  <w:style w:type="character" w:customStyle="1" w:styleId="Style1Char">
    <w:name w:val="Style1 Char"/>
    <w:basedOn w:val="ReferenceHeadChar"/>
    <w:link w:val="Style1"/>
    <w:rsid w:val="003F52AD"/>
    <w:rPr>
      <w:smallCaps/>
      <w:kern w:val="28"/>
      <w:sz w:val="22"/>
    </w:rPr>
  </w:style>
  <w:style w:type="paragraph" w:styleId="Revision">
    <w:name w:val="Revision"/>
    <w:hidden/>
    <w:uiPriority w:val="99"/>
    <w:semiHidden/>
    <w:rsid w:val="001B36B1"/>
  </w:style>
  <w:style w:type="character" w:customStyle="1" w:styleId="BodyText2">
    <w:name w:val="Body Text2"/>
    <w:basedOn w:val="DefaultParagraphFont"/>
    <w:uiPriority w:val="99"/>
    <w:rsid w:val="00962C9A"/>
    <w:rPr>
      <w:rFonts w:ascii="Times New Roman" w:hAnsi="Times New Roman" w:cs="Verdana"/>
      <w:color w:val="000000"/>
      <w:sz w:val="22"/>
      <w:szCs w:val="22"/>
    </w:rPr>
  </w:style>
  <w:style w:type="character" w:customStyle="1" w:styleId="Heading2Char">
    <w:name w:val="Heading 2 Char"/>
    <w:basedOn w:val="DefaultParagraphFont"/>
    <w:link w:val="Heading2"/>
    <w:uiPriority w:val="9"/>
    <w:rsid w:val="00962C9A"/>
    <w:rPr>
      <w:i/>
      <w:iCs/>
      <w:sz w:val="22"/>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character" w:customStyle="1" w:styleId="HeaderChar">
    <w:name w:val="Header Char"/>
    <w:basedOn w:val="DefaultParagraphFont"/>
    <w:link w:val="Header"/>
    <w:uiPriority w:val="99"/>
    <w:rsid w:val="00F4515A"/>
  </w:style>
  <w:style w:type="paragraph" w:styleId="ListParagraph">
    <w:name w:val="List Paragraph"/>
    <w:basedOn w:val="Normal"/>
    <w:uiPriority w:val="34"/>
    <w:qFormat/>
    <w:rsid w:val="00A21072"/>
    <w:pPr>
      <w:ind w:left="720"/>
      <w:contextualSpacing/>
    </w:pPr>
  </w:style>
  <w:style w:type="paragraph" w:customStyle="1" w:styleId="AuthorName">
    <w:name w:val="Author Name"/>
    <w:basedOn w:val="Normal"/>
    <w:qFormat/>
    <w:rsid w:val="008B08EF"/>
    <w:pPr>
      <w:jc w:val="center"/>
    </w:pPr>
    <w:rPr>
      <w:b/>
      <w:sz w:val="24"/>
      <w:szCs w:val="24"/>
    </w:rPr>
  </w:style>
  <w:style w:type="table" w:styleId="TableGrid">
    <w:name w:val="Table Grid"/>
    <w:basedOn w:val="TableNormal"/>
    <w:rsid w:val="00EC0E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Char">
    <w:name w:val="Title Char"/>
    <w:basedOn w:val="DefaultParagraphFont"/>
    <w:link w:val="Title"/>
    <w:rsid w:val="0004193B"/>
    <w:rPr>
      <w:b/>
      <w:caps/>
      <w:kern w:val="28"/>
      <w:sz w:val="32"/>
      <w:szCs w:val="48"/>
    </w:rPr>
  </w:style>
  <w:style w:type="paragraph" w:styleId="Caption">
    <w:name w:val="caption"/>
    <w:basedOn w:val="Normal"/>
    <w:next w:val="Normal"/>
    <w:uiPriority w:val="35"/>
    <w:unhideWhenUsed/>
    <w:qFormat/>
    <w:rsid w:val="0050478C"/>
    <w:pPr>
      <w:spacing w:after="200"/>
    </w:pPr>
    <w:rPr>
      <w:rFonts w:asciiTheme="minorHAnsi" w:eastAsiaTheme="minorHAnsi" w:hAnsiTheme="minorHAnsi" w:cstheme="minorBidi"/>
      <w:i/>
      <w:iCs/>
      <w:color w:val="1F497D" w:themeColor="text2"/>
      <w:sz w:val="18"/>
      <w:szCs w:val="18"/>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034133">
      <w:bodyDiv w:val="1"/>
      <w:marLeft w:val="0"/>
      <w:marRight w:val="0"/>
      <w:marTop w:val="0"/>
      <w:marBottom w:val="0"/>
      <w:divBdr>
        <w:top w:val="none" w:sz="0" w:space="0" w:color="auto"/>
        <w:left w:val="none" w:sz="0" w:space="0" w:color="auto"/>
        <w:bottom w:val="none" w:sz="0" w:space="0" w:color="auto"/>
        <w:right w:val="none" w:sz="0" w:space="0" w:color="auto"/>
      </w:divBdr>
    </w:div>
    <w:div w:id="499777723">
      <w:bodyDiv w:val="1"/>
      <w:marLeft w:val="0"/>
      <w:marRight w:val="0"/>
      <w:marTop w:val="0"/>
      <w:marBottom w:val="0"/>
      <w:divBdr>
        <w:top w:val="none" w:sz="0" w:space="0" w:color="auto"/>
        <w:left w:val="none" w:sz="0" w:space="0" w:color="auto"/>
        <w:bottom w:val="none" w:sz="0" w:space="0" w:color="auto"/>
        <w:right w:val="none" w:sz="0" w:space="0" w:color="auto"/>
      </w:divBdr>
      <w:divsChild>
        <w:div w:id="1546717583">
          <w:marLeft w:val="0"/>
          <w:marRight w:val="0"/>
          <w:marTop w:val="0"/>
          <w:marBottom w:val="0"/>
          <w:divBdr>
            <w:top w:val="none" w:sz="0" w:space="0" w:color="auto"/>
            <w:left w:val="none" w:sz="0" w:space="0" w:color="auto"/>
            <w:bottom w:val="none" w:sz="0" w:space="0" w:color="auto"/>
            <w:right w:val="none" w:sz="0" w:space="0" w:color="auto"/>
          </w:divBdr>
          <w:divsChild>
            <w:div w:id="113642276">
              <w:marLeft w:val="0"/>
              <w:marRight w:val="0"/>
              <w:marTop w:val="0"/>
              <w:marBottom w:val="0"/>
              <w:divBdr>
                <w:top w:val="none" w:sz="0" w:space="0" w:color="auto"/>
                <w:left w:val="none" w:sz="0" w:space="0" w:color="auto"/>
                <w:bottom w:val="none" w:sz="0" w:space="0" w:color="auto"/>
                <w:right w:val="none" w:sz="0" w:space="0" w:color="auto"/>
              </w:divBdr>
            </w:div>
          </w:divsChild>
        </w:div>
        <w:div w:id="1302425869">
          <w:marLeft w:val="0"/>
          <w:marRight w:val="0"/>
          <w:marTop w:val="0"/>
          <w:marBottom w:val="0"/>
          <w:divBdr>
            <w:top w:val="none" w:sz="0" w:space="0" w:color="auto"/>
            <w:left w:val="none" w:sz="0" w:space="0" w:color="auto"/>
            <w:bottom w:val="none" w:sz="0" w:space="0" w:color="auto"/>
            <w:right w:val="none" w:sz="0" w:space="0" w:color="auto"/>
          </w:divBdr>
          <w:divsChild>
            <w:div w:id="741372367">
              <w:marLeft w:val="0"/>
              <w:marRight w:val="0"/>
              <w:marTop w:val="0"/>
              <w:marBottom w:val="0"/>
              <w:divBdr>
                <w:top w:val="none" w:sz="0" w:space="0" w:color="auto"/>
                <w:left w:val="none" w:sz="0" w:space="0" w:color="auto"/>
                <w:bottom w:val="none" w:sz="0" w:space="0" w:color="auto"/>
                <w:right w:val="none" w:sz="0" w:space="0" w:color="auto"/>
              </w:divBdr>
            </w:div>
          </w:divsChild>
        </w:div>
        <w:div w:id="741222628">
          <w:marLeft w:val="0"/>
          <w:marRight w:val="0"/>
          <w:marTop w:val="0"/>
          <w:marBottom w:val="0"/>
          <w:divBdr>
            <w:top w:val="none" w:sz="0" w:space="0" w:color="auto"/>
            <w:left w:val="none" w:sz="0" w:space="0" w:color="auto"/>
            <w:bottom w:val="none" w:sz="0" w:space="0" w:color="auto"/>
            <w:right w:val="none" w:sz="0" w:space="0" w:color="auto"/>
          </w:divBdr>
          <w:divsChild>
            <w:div w:id="925915240">
              <w:marLeft w:val="0"/>
              <w:marRight w:val="0"/>
              <w:marTop w:val="0"/>
              <w:marBottom w:val="0"/>
              <w:divBdr>
                <w:top w:val="none" w:sz="0" w:space="0" w:color="auto"/>
                <w:left w:val="none" w:sz="0" w:space="0" w:color="auto"/>
                <w:bottom w:val="none" w:sz="0" w:space="0" w:color="auto"/>
                <w:right w:val="none" w:sz="0" w:space="0" w:color="auto"/>
              </w:divBdr>
            </w:div>
          </w:divsChild>
        </w:div>
        <w:div w:id="1579754313">
          <w:marLeft w:val="0"/>
          <w:marRight w:val="0"/>
          <w:marTop w:val="0"/>
          <w:marBottom w:val="0"/>
          <w:divBdr>
            <w:top w:val="none" w:sz="0" w:space="0" w:color="auto"/>
            <w:left w:val="none" w:sz="0" w:space="0" w:color="auto"/>
            <w:bottom w:val="none" w:sz="0" w:space="0" w:color="auto"/>
            <w:right w:val="none" w:sz="0" w:space="0" w:color="auto"/>
          </w:divBdr>
          <w:divsChild>
            <w:div w:id="1325546713">
              <w:marLeft w:val="0"/>
              <w:marRight w:val="0"/>
              <w:marTop w:val="0"/>
              <w:marBottom w:val="0"/>
              <w:divBdr>
                <w:top w:val="none" w:sz="0" w:space="0" w:color="auto"/>
                <w:left w:val="none" w:sz="0" w:space="0" w:color="auto"/>
                <w:bottom w:val="none" w:sz="0" w:space="0" w:color="auto"/>
                <w:right w:val="none" w:sz="0" w:space="0" w:color="auto"/>
              </w:divBdr>
            </w:div>
          </w:divsChild>
        </w:div>
        <w:div w:id="1782071232">
          <w:marLeft w:val="0"/>
          <w:marRight w:val="0"/>
          <w:marTop w:val="0"/>
          <w:marBottom w:val="0"/>
          <w:divBdr>
            <w:top w:val="none" w:sz="0" w:space="0" w:color="auto"/>
            <w:left w:val="none" w:sz="0" w:space="0" w:color="auto"/>
            <w:bottom w:val="none" w:sz="0" w:space="0" w:color="auto"/>
            <w:right w:val="none" w:sz="0" w:space="0" w:color="auto"/>
          </w:divBdr>
          <w:divsChild>
            <w:div w:id="730539353">
              <w:marLeft w:val="0"/>
              <w:marRight w:val="0"/>
              <w:marTop w:val="0"/>
              <w:marBottom w:val="0"/>
              <w:divBdr>
                <w:top w:val="none" w:sz="0" w:space="0" w:color="auto"/>
                <w:left w:val="none" w:sz="0" w:space="0" w:color="auto"/>
                <w:bottom w:val="none" w:sz="0" w:space="0" w:color="auto"/>
                <w:right w:val="none" w:sz="0" w:space="0" w:color="auto"/>
              </w:divBdr>
            </w:div>
          </w:divsChild>
        </w:div>
        <w:div w:id="1478765334">
          <w:marLeft w:val="0"/>
          <w:marRight w:val="0"/>
          <w:marTop w:val="0"/>
          <w:marBottom w:val="0"/>
          <w:divBdr>
            <w:top w:val="none" w:sz="0" w:space="0" w:color="auto"/>
            <w:left w:val="none" w:sz="0" w:space="0" w:color="auto"/>
            <w:bottom w:val="none" w:sz="0" w:space="0" w:color="auto"/>
            <w:right w:val="none" w:sz="0" w:space="0" w:color="auto"/>
          </w:divBdr>
          <w:divsChild>
            <w:div w:id="1192690837">
              <w:marLeft w:val="0"/>
              <w:marRight w:val="0"/>
              <w:marTop w:val="0"/>
              <w:marBottom w:val="0"/>
              <w:divBdr>
                <w:top w:val="none" w:sz="0" w:space="0" w:color="auto"/>
                <w:left w:val="none" w:sz="0" w:space="0" w:color="auto"/>
                <w:bottom w:val="none" w:sz="0" w:space="0" w:color="auto"/>
                <w:right w:val="none" w:sz="0" w:space="0" w:color="auto"/>
              </w:divBdr>
            </w:div>
          </w:divsChild>
        </w:div>
        <w:div w:id="717707876">
          <w:marLeft w:val="0"/>
          <w:marRight w:val="0"/>
          <w:marTop w:val="0"/>
          <w:marBottom w:val="0"/>
          <w:divBdr>
            <w:top w:val="none" w:sz="0" w:space="0" w:color="auto"/>
            <w:left w:val="none" w:sz="0" w:space="0" w:color="auto"/>
            <w:bottom w:val="none" w:sz="0" w:space="0" w:color="auto"/>
            <w:right w:val="none" w:sz="0" w:space="0" w:color="auto"/>
          </w:divBdr>
          <w:divsChild>
            <w:div w:id="170881300">
              <w:marLeft w:val="0"/>
              <w:marRight w:val="0"/>
              <w:marTop w:val="0"/>
              <w:marBottom w:val="0"/>
              <w:divBdr>
                <w:top w:val="none" w:sz="0" w:space="0" w:color="auto"/>
                <w:left w:val="none" w:sz="0" w:space="0" w:color="auto"/>
                <w:bottom w:val="none" w:sz="0" w:space="0" w:color="auto"/>
                <w:right w:val="none" w:sz="0" w:space="0" w:color="auto"/>
              </w:divBdr>
            </w:div>
          </w:divsChild>
        </w:div>
        <w:div w:id="587082285">
          <w:marLeft w:val="0"/>
          <w:marRight w:val="0"/>
          <w:marTop w:val="0"/>
          <w:marBottom w:val="0"/>
          <w:divBdr>
            <w:top w:val="none" w:sz="0" w:space="0" w:color="auto"/>
            <w:left w:val="none" w:sz="0" w:space="0" w:color="auto"/>
            <w:bottom w:val="none" w:sz="0" w:space="0" w:color="auto"/>
            <w:right w:val="none" w:sz="0" w:space="0" w:color="auto"/>
          </w:divBdr>
          <w:divsChild>
            <w:div w:id="1275988633">
              <w:marLeft w:val="0"/>
              <w:marRight w:val="0"/>
              <w:marTop w:val="0"/>
              <w:marBottom w:val="0"/>
              <w:divBdr>
                <w:top w:val="none" w:sz="0" w:space="0" w:color="auto"/>
                <w:left w:val="none" w:sz="0" w:space="0" w:color="auto"/>
                <w:bottom w:val="none" w:sz="0" w:space="0" w:color="auto"/>
                <w:right w:val="none" w:sz="0" w:space="0" w:color="auto"/>
              </w:divBdr>
            </w:div>
          </w:divsChild>
        </w:div>
        <w:div w:id="1541042693">
          <w:marLeft w:val="0"/>
          <w:marRight w:val="0"/>
          <w:marTop w:val="0"/>
          <w:marBottom w:val="0"/>
          <w:divBdr>
            <w:top w:val="none" w:sz="0" w:space="0" w:color="auto"/>
            <w:left w:val="none" w:sz="0" w:space="0" w:color="auto"/>
            <w:bottom w:val="none" w:sz="0" w:space="0" w:color="auto"/>
            <w:right w:val="none" w:sz="0" w:space="0" w:color="auto"/>
          </w:divBdr>
          <w:divsChild>
            <w:div w:id="380327761">
              <w:marLeft w:val="0"/>
              <w:marRight w:val="0"/>
              <w:marTop w:val="0"/>
              <w:marBottom w:val="0"/>
              <w:divBdr>
                <w:top w:val="none" w:sz="0" w:space="0" w:color="auto"/>
                <w:left w:val="none" w:sz="0" w:space="0" w:color="auto"/>
                <w:bottom w:val="none" w:sz="0" w:space="0" w:color="auto"/>
                <w:right w:val="none" w:sz="0" w:space="0" w:color="auto"/>
              </w:divBdr>
            </w:div>
          </w:divsChild>
        </w:div>
        <w:div w:id="1218250272">
          <w:marLeft w:val="0"/>
          <w:marRight w:val="0"/>
          <w:marTop w:val="0"/>
          <w:marBottom w:val="0"/>
          <w:divBdr>
            <w:top w:val="none" w:sz="0" w:space="0" w:color="auto"/>
            <w:left w:val="none" w:sz="0" w:space="0" w:color="auto"/>
            <w:bottom w:val="none" w:sz="0" w:space="0" w:color="auto"/>
            <w:right w:val="none" w:sz="0" w:space="0" w:color="auto"/>
          </w:divBdr>
          <w:divsChild>
            <w:div w:id="1340811585">
              <w:marLeft w:val="0"/>
              <w:marRight w:val="0"/>
              <w:marTop w:val="0"/>
              <w:marBottom w:val="0"/>
              <w:divBdr>
                <w:top w:val="none" w:sz="0" w:space="0" w:color="auto"/>
                <w:left w:val="none" w:sz="0" w:space="0" w:color="auto"/>
                <w:bottom w:val="none" w:sz="0" w:space="0" w:color="auto"/>
                <w:right w:val="none" w:sz="0" w:space="0" w:color="auto"/>
              </w:divBdr>
            </w:div>
          </w:divsChild>
        </w:div>
        <w:div w:id="2128311217">
          <w:marLeft w:val="0"/>
          <w:marRight w:val="0"/>
          <w:marTop w:val="0"/>
          <w:marBottom w:val="0"/>
          <w:divBdr>
            <w:top w:val="none" w:sz="0" w:space="0" w:color="auto"/>
            <w:left w:val="none" w:sz="0" w:space="0" w:color="auto"/>
            <w:bottom w:val="none" w:sz="0" w:space="0" w:color="auto"/>
            <w:right w:val="none" w:sz="0" w:space="0" w:color="auto"/>
          </w:divBdr>
          <w:divsChild>
            <w:div w:id="71318412">
              <w:marLeft w:val="0"/>
              <w:marRight w:val="0"/>
              <w:marTop w:val="0"/>
              <w:marBottom w:val="0"/>
              <w:divBdr>
                <w:top w:val="none" w:sz="0" w:space="0" w:color="auto"/>
                <w:left w:val="none" w:sz="0" w:space="0" w:color="auto"/>
                <w:bottom w:val="none" w:sz="0" w:space="0" w:color="auto"/>
                <w:right w:val="none" w:sz="0" w:space="0" w:color="auto"/>
              </w:divBdr>
            </w:div>
          </w:divsChild>
        </w:div>
        <w:div w:id="530722897">
          <w:marLeft w:val="0"/>
          <w:marRight w:val="0"/>
          <w:marTop w:val="0"/>
          <w:marBottom w:val="0"/>
          <w:divBdr>
            <w:top w:val="none" w:sz="0" w:space="0" w:color="auto"/>
            <w:left w:val="none" w:sz="0" w:space="0" w:color="auto"/>
            <w:bottom w:val="none" w:sz="0" w:space="0" w:color="auto"/>
            <w:right w:val="none" w:sz="0" w:space="0" w:color="auto"/>
          </w:divBdr>
          <w:divsChild>
            <w:div w:id="1816675046">
              <w:marLeft w:val="0"/>
              <w:marRight w:val="0"/>
              <w:marTop w:val="0"/>
              <w:marBottom w:val="0"/>
              <w:divBdr>
                <w:top w:val="none" w:sz="0" w:space="0" w:color="auto"/>
                <w:left w:val="none" w:sz="0" w:space="0" w:color="auto"/>
                <w:bottom w:val="none" w:sz="0" w:space="0" w:color="auto"/>
                <w:right w:val="none" w:sz="0" w:space="0" w:color="auto"/>
              </w:divBdr>
            </w:div>
          </w:divsChild>
        </w:div>
        <w:div w:id="687828003">
          <w:marLeft w:val="0"/>
          <w:marRight w:val="0"/>
          <w:marTop w:val="0"/>
          <w:marBottom w:val="0"/>
          <w:divBdr>
            <w:top w:val="none" w:sz="0" w:space="0" w:color="auto"/>
            <w:left w:val="none" w:sz="0" w:space="0" w:color="auto"/>
            <w:bottom w:val="none" w:sz="0" w:space="0" w:color="auto"/>
            <w:right w:val="none" w:sz="0" w:space="0" w:color="auto"/>
          </w:divBdr>
          <w:divsChild>
            <w:div w:id="47483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575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6025222009@mhs.its.ac.id" TargetMode="External"/><Relationship Id="rId18" Type="http://schemas.openxmlformats.org/officeDocument/2006/relationships/footer" Target="footer1.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yperlink" Target="https://doi.org/10.1016/j.heliyon.2023.e15097" TargetMode="External"/><Relationship Id="rId50" Type="http://schemas.openxmlformats.org/officeDocument/2006/relationships/hyperlink" Target="https://doi.org/10.1109/ICCIS.2010.6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image" Target="media/image9.png"/><Relationship Id="rId11" Type="http://schemas.openxmlformats.org/officeDocument/2006/relationships/hyperlink" Target="mailto:anny@if.its.ac.id"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doi.org/10.1109/ICEIB57887.2023.10170668" TargetMode="External"/><Relationship Id="rId5" Type="http://schemas.openxmlformats.org/officeDocument/2006/relationships/webSettings" Target="webSettings.xml"/><Relationship Id="rId15" Type="http://schemas.openxmlformats.org/officeDocument/2006/relationships/hyperlink" Target="mailto:anny@if.its.ac.id"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yperlink" Target="https://doi.org/10.1111/jfpe.13414" TargetMode="External"/><Relationship Id="rId10" Type="http://schemas.openxmlformats.org/officeDocument/2006/relationships/hyperlink" Target="mailto:6025222009@mhs.its.ac.id" TargetMode="External"/><Relationship Id="rId19"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hyperlink" Target="https://doi.org/10.1109/ICICT46931.2019.8977692"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6025222009@mhs.its.ac.id" TargetMode="External"/><Relationship Id="rId14" Type="http://schemas.openxmlformats.org/officeDocument/2006/relationships/hyperlink" Target="mailto:6025222009@mhs.its.ac.id"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hyperlink" Target="https://doi.org/10.47002/mst.v2i2.356" TargetMode="External"/><Relationship Id="rId8" Type="http://schemas.openxmlformats.org/officeDocument/2006/relationships/hyperlink" Target="mailto:6025222009@mhs.its.ac.id"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mailto:6025222009@mhs.its.ac.id" TargetMode="External"/><Relationship Id="rId17" Type="http://schemas.openxmlformats.org/officeDocument/2006/relationships/header" Target="header2.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doi.org/10.31219/osf.io/kt75d" TargetMode="External"/><Relationship Id="rId20" Type="http://schemas.openxmlformats.org/officeDocument/2006/relationships/footer" Target="footer3.xm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8ABD20-ABF4-4E44-AA9C-2AD3DDD46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9</Pages>
  <Words>3090</Words>
  <Characters>21229</Characters>
  <Application>Microsoft Office Word</Application>
  <DocSecurity>0</DocSecurity>
  <Lines>176</Lines>
  <Paragraphs>48</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dc:creator>
  <cp:keywords/>
  <dc:description/>
  <cp:lastModifiedBy>Muhammad Zain Fawwaz Nuruddin Siswantoro</cp:lastModifiedBy>
  <cp:revision>57</cp:revision>
  <cp:lastPrinted>2023-12-19T14:16:00Z</cp:lastPrinted>
  <dcterms:created xsi:type="dcterms:W3CDTF">2023-12-18T07:50:00Z</dcterms:created>
  <dcterms:modified xsi:type="dcterms:W3CDTF">2023-12-19T14:21:00Z</dcterms:modified>
</cp:coreProperties>
</file>